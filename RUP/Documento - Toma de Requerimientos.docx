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24E1F" w:rsidRPr="00502F25" w:rsidRDefault="00A24E1F" w:rsidP="005A654A">
      <w:pPr>
        <w:rPr>
          <w:lang w:val="es-ES_tradnl"/>
        </w:rPr>
      </w:pPr>
    </w:p>
    <w:tbl>
      <w:tblPr>
        <w:tblW w:w="9054" w:type="dxa"/>
        <w:tblInd w:w="109" w:type="dxa"/>
        <w:tblLook w:val="04A0" w:firstRow="1" w:lastRow="0" w:firstColumn="1" w:lastColumn="0" w:noHBand="0" w:noVBand="1"/>
      </w:tblPr>
      <w:tblGrid>
        <w:gridCol w:w="9054"/>
      </w:tblGrid>
      <w:tr w:rsidR="00A24E1F">
        <w:trPr>
          <w:trHeight w:val="2880"/>
        </w:trPr>
        <w:tc>
          <w:tcPr>
            <w:tcW w:w="9054" w:type="dxa"/>
            <w:shd w:val="clear" w:color="auto" w:fill="auto"/>
          </w:tcPr>
          <w:p w:rsidR="00A24E1F" w:rsidRDefault="00F977A9">
            <w:pPr>
              <w:pStyle w:val="MediumShading1-Accent11"/>
              <w:jc w:val="center"/>
            </w:pPr>
            <w:del w:id="0" w:author="Victor Morales" w:date="2018-08-12T11:07:00Z">
              <w:r w:rsidDel="00D37D8F">
                <w:rPr>
                  <w:noProof/>
                  <w:lang w:eastAsia="es-GT"/>
                </w:rPr>
                <w:drawing>
                  <wp:inline distT="0" distB="0" distL="0" distR="0" wp14:anchorId="460951CA" wp14:editId="6E938494">
                    <wp:extent cx="1352550" cy="126619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352550" cy="1266190"/>
                            </a:xfrm>
                            <a:prstGeom prst="rect">
                              <a:avLst/>
                            </a:prstGeom>
                            <a:noFill/>
                            <a:ln w="9525">
                              <a:noFill/>
                              <a:miter lim="800000"/>
                              <a:headEnd/>
                              <a:tailEnd/>
                            </a:ln>
                          </pic:spPr>
                        </pic:pic>
                      </a:graphicData>
                    </a:graphic>
                  </wp:inline>
                </w:drawing>
              </w:r>
            </w:del>
          </w:p>
        </w:tc>
      </w:tr>
      <w:tr w:rsidR="00A24E1F">
        <w:trPr>
          <w:trHeight w:val="1440"/>
        </w:trPr>
        <w:tc>
          <w:tcPr>
            <w:tcW w:w="9054" w:type="dxa"/>
            <w:tcBorders>
              <w:bottom w:val="single" w:sz="4" w:space="0" w:color="4F81BD"/>
            </w:tcBorders>
            <w:shd w:val="clear" w:color="auto" w:fill="auto"/>
            <w:vAlign w:val="center"/>
          </w:tcPr>
          <w:p w:rsidR="00A24E1F" w:rsidRDefault="00F977A9">
            <w:pPr>
              <w:pStyle w:val="MediumShading1-Accent11"/>
              <w:jc w:val="center"/>
            </w:pPr>
            <w:del w:id="1" w:author="Victor Morales" w:date="2018-08-12T11:08:00Z">
              <w:r w:rsidDel="00D37D8F">
                <w:rPr>
                  <w:rFonts w:ascii="Cambria" w:eastAsia="Times New Roman" w:hAnsi="Cambria" w:cs="Cambria"/>
                  <w:sz w:val="80"/>
                  <w:szCs w:val="80"/>
                </w:rPr>
                <w:delText>Criterios de Aceptación</w:delText>
              </w:r>
            </w:del>
            <w:ins w:id="2" w:author="Victor Morales" w:date="2018-08-12T11:08:00Z">
              <w:r w:rsidR="00D37D8F">
                <w:rPr>
                  <w:rFonts w:ascii="Cambria" w:eastAsia="Times New Roman" w:hAnsi="Cambria" w:cs="Cambria"/>
                  <w:sz w:val="80"/>
                  <w:szCs w:val="80"/>
                </w:rPr>
                <w:t>Toma de Requerimientos</w:t>
              </w:r>
            </w:ins>
          </w:p>
        </w:tc>
      </w:tr>
      <w:tr w:rsidR="00A24E1F">
        <w:trPr>
          <w:trHeight w:val="720"/>
        </w:trPr>
        <w:tc>
          <w:tcPr>
            <w:tcW w:w="9054" w:type="dxa"/>
            <w:tcBorders>
              <w:top w:val="single" w:sz="4" w:space="0" w:color="4F81BD"/>
            </w:tcBorders>
            <w:shd w:val="clear" w:color="auto" w:fill="auto"/>
            <w:vAlign w:val="center"/>
          </w:tcPr>
          <w:p w:rsidR="00A24E1F" w:rsidRDefault="00D37D8F">
            <w:pPr>
              <w:pStyle w:val="MediumShading1-Accent11"/>
              <w:jc w:val="center"/>
            </w:pPr>
            <w:ins w:id="3" w:author="Victor Morales" w:date="2018-08-12T11:07:00Z">
              <w:r w:rsidRPr="00D37D8F">
                <w:rPr>
                  <w:rFonts w:ascii="Cambria" w:eastAsia="Times New Roman" w:hAnsi="Cambria" w:cs="Cambria"/>
                  <w:sz w:val="44"/>
                  <w:szCs w:val="44"/>
                </w:rPr>
                <w:t>Innovación Tecnológica Para La Notificación De Abusos En El Transporte Público Del Municipio De Amatitlán Mediante Aplicación Móvil</w:t>
              </w:r>
            </w:ins>
            <w:del w:id="4" w:author="Victor Morales" w:date="2018-08-12T11:07:00Z">
              <w:r w:rsidR="00280BA9" w:rsidDel="00D37D8F">
                <w:rPr>
                  <w:rFonts w:ascii="Cambria" w:eastAsia="Times New Roman" w:hAnsi="Cambria" w:cs="Cambria"/>
                  <w:sz w:val="44"/>
                  <w:szCs w:val="44"/>
                </w:rPr>
                <w:delText>Administración de Préstamos de Credi-Adquiriencia.</w:delText>
              </w:r>
            </w:del>
          </w:p>
        </w:tc>
      </w:tr>
      <w:tr w:rsidR="00A24E1F">
        <w:trPr>
          <w:trHeight w:val="360"/>
        </w:trPr>
        <w:tc>
          <w:tcPr>
            <w:tcW w:w="9054" w:type="dxa"/>
            <w:shd w:val="clear" w:color="auto" w:fill="auto"/>
            <w:vAlign w:val="center"/>
          </w:tcPr>
          <w:p w:rsidR="00A24E1F" w:rsidRDefault="00A24E1F">
            <w:pPr>
              <w:pStyle w:val="MediumShading1-Accent11"/>
            </w:pPr>
          </w:p>
        </w:tc>
      </w:tr>
      <w:tr w:rsidR="00A24E1F">
        <w:trPr>
          <w:trHeight w:val="360"/>
        </w:trPr>
        <w:tc>
          <w:tcPr>
            <w:tcW w:w="9054" w:type="dxa"/>
            <w:shd w:val="clear" w:color="auto" w:fill="auto"/>
            <w:vAlign w:val="center"/>
          </w:tcPr>
          <w:p w:rsidR="00A24E1F" w:rsidRDefault="00A24E1F">
            <w:pPr>
              <w:pStyle w:val="MediumShading1-Accent11"/>
              <w:jc w:val="center"/>
              <w:rPr>
                <w:b/>
                <w:bCs/>
              </w:rPr>
            </w:pPr>
          </w:p>
        </w:tc>
      </w:tr>
      <w:tr w:rsidR="00A24E1F">
        <w:trPr>
          <w:trHeight w:val="360"/>
        </w:trPr>
        <w:tc>
          <w:tcPr>
            <w:tcW w:w="9054" w:type="dxa"/>
            <w:shd w:val="clear" w:color="auto" w:fill="auto"/>
            <w:vAlign w:val="center"/>
          </w:tcPr>
          <w:p w:rsidR="00A24E1F" w:rsidRDefault="00794046">
            <w:pPr>
              <w:pStyle w:val="MediumShading1-Accent11"/>
              <w:jc w:val="center"/>
            </w:pPr>
            <w:del w:id="5" w:author="Victor Morales" w:date="2018-08-12T11:07:00Z">
              <w:r w:rsidDel="00D37D8F">
                <w:rPr>
                  <w:b/>
                  <w:bCs/>
                  <w:sz w:val="32"/>
                  <w:szCs w:val="32"/>
                </w:rPr>
                <w:delText xml:space="preserve">Enero </w:delText>
              </w:r>
            </w:del>
            <w:ins w:id="6" w:author="Victor Morales" w:date="2018-08-12T11:07:00Z">
              <w:r w:rsidR="00D37D8F">
                <w:rPr>
                  <w:b/>
                  <w:bCs/>
                  <w:sz w:val="32"/>
                  <w:szCs w:val="32"/>
                </w:rPr>
                <w:t xml:space="preserve">Agosto </w:t>
              </w:r>
            </w:ins>
            <w:r>
              <w:rPr>
                <w:b/>
                <w:bCs/>
                <w:sz w:val="32"/>
                <w:szCs w:val="32"/>
              </w:rPr>
              <w:t>201</w:t>
            </w:r>
            <w:ins w:id="7" w:author="Victor Morales" w:date="2018-08-12T11:07:00Z">
              <w:r w:rsidR="00D37D8F">
                <w:rPr>
                  <w:b/>
                  <w:bCs/>
                  <w:sz w:val="32"/>
                  <w:szCs w:val="32"/>
                </w:rPr>
                <w:t>8</w:t>
              </w:r>
            </w:ins>
            <w:del w:id="8" w:author="Victor Morales" w:date="2018-08-12T11:07:00Z">
              <w:r w:rsidDel="00D37D8F">
                <w:rPr>
                  <w:b/>
                  <w:bCs/>
                  <w:sz w:val="32"/>
                  <w:szCs w:val="32"/>
                </w:rPr>
                <w:delText>7</w:delText>
              </w:r>
            </w:del>
          </w:p>
        </w:tc>
      </w:tr>
    </w:tbl>
    <w:p w:rsidR="00A24E1F" w:rsidDel="00D37D8F" w:rsidRDefault="00A24E1F">
      <w:pPr>
        <w:rPr>
          <w:del w:id="9" w:author="Victor Morales" w:date="2018-08-12T11:08:00Z"/>
        </w:rPr>
      </w:pPr>
    </w:p>
    <w:p w:rsidR="00A24E1F" w:rsidRPr="00F25399" w:rsidDel="00D37D8F" w:rsidRDefault="00A24E1F">
      <w:pPr>
        <w:rPr>
          <w:del w:id="10" w:author="Victor Morales" w:date="2018-08-12T11:08:00Z"/>
        </w:rPr>
      </w:pPr>
    </w:p>
    <w:p w:rsidR="00EF13FE" w:rsidRPr="00F25399" w:rsidDel="00D37D8F" w:rsidRDefault="00EF13FE">
      <w:pPr>
        <w:rPr>
          <w:ins w:id="11" w:author="Ana D. Panting / BANCO DEL PAIS" w:date="2017-03-06T10:53:00Z"/>
          <w:del w:id="12" w:author="Victor Morales" w:date="2018-08-12T11:08:00Z"/>
        </w:rPr>
        <w:pPrChange w:id="13" w:author="Victor Morales" w:date="2018-08-12T11:08:00Z">
          <w:pPr>
            <w:jc w:val="both"/>
          </w:pPr>
        </w:pPrChange>
      </w:pPr>
      <w:ins w:id="14" w:author="Ana D. Panting / BANCO DEL PAIS" w:date="2017-03-06T10:53:00Z">
        <w:del w:id="15" w:author="Victor Morales" w:date="2018-08-12T11:08:00Z">
          <w:r w:rsidRPr="00F25399" w:rsidDel="00D37D8F">
            <w:delText>Otros temas pendientes</w:delText>
          </w:r>
        </w:del>
      </w:ins>
      <w:ins w:id="16" w:author="Ana D. Panting / BANCO DEL PAIS" w:date="2017-03-06T10:58:00Z">
        <w:del w:id="17" w:author="Victor Morales" w:date="2018-08-12T11:08:00Z">
          <w:r w:rsidR="00366A47" w:rsidRPr="00F25399" w:rsidDel="00D37D8F">
            <w:delText xml:space="preserve"> (Byte o Innovación Tecnológica)</w:delText>
          </w:r>
        </w:del>
      </w:ins>
      <w:ins w:id="18" w:author="Ana D. Panting / BANCO DEL PAIS" w:date="2017-03-06T10:53:00Z">
        <w:del w:id="19" w:author="Victor Morales" w:date="2018-08-12T11:08:00Z">
          <w:r w:rsidRPr="00F25399" w:rsidDel="00D37D8F">
            <w:delText>:</w:delText>
          </w:r>
        </w:del>
      </w:ins>
    </w:p>
    <w:p w:rsidR="00EF13FE" w:rsidRPr="00F25399" w:rsidDel="00D37D8F" w:rsidRDefault="00EF13FE">
      <w:pPr>
        <w:rPr>
          <w:ins w:id="20" w:author="Ana D. Panting / BANCO DEL PAIS" w:date="2017-03-06T10:54:00Z"/>
          <w:del w:id="21" w:author="Victor Morales" w:date="2018-08-12T11:08:00Z"/>
        </w:rPr>
        <w:pPrChange w:id="22" w:author="Victor Morales" w:date="2018-08-12T11:08:00Z">
          <w:pPr>
            <w:jc w:val="both"/>
          </w:pPr>
        </w:pPrChange>
      </w:pPr>
      <w:ins w:id="23" w:author="Ana D. Panting / BANCO DEL PAIS" w:date="2017-03-06T10:54:00Z">
        <w:del w:id="24" w:author="Victor Morales" w:date="2018-08-12T11:08:00Z">
          <w:r w:rsidRPr="00F25399" w:rsidDel="00D37D8F">
            <w:delText>Pantallas para cambiar de modelo a un comercio</w:delText>
          </w:r>
        </w:del>
      </w:ins>
    </w:p>
    <w:p w:rsidR="00EF13FE" w:rsidRPr="00F25399" w:rsidDel="00D37D8F" w:rsidRDefault="00EF13FE">
      <w:pPr>
        <w:rPr>
          <w:ins w:id="25" w:author="Ana D. Panting / BANCO DEL PAIS" w:date="2017-03-06T10:57:00Z"/>
          <w:del w:id="26" w:author="Victor Morales" w:date="2018-08-12T11:08:00Z"/>
        </w:rPr>
        <w:pPrChange w:id="27" w:author="Victor Morales" w:date="2018-08-12T11:08:00Z">
          <w:pPr>
            <w:jc w:val="both"/>
          </w:pPr>
        </w:pPrChange>
      </w:pPr>
      <w:ins w:id="28" w:author="Ana D. Panting / BANCO DEL PAIS" w:date="2017-03-06T10:54:00Z">
        <w:del w:id="29" w:author="Victor Morales" w:date="2018-08-12T11:08:00Z">
          <w:r w:rsidRPr="00F25399" w:rsidDel="00D37D8F">
            <w:delText>Metodología que al desafiliar a un comercio de la Credi Adquirencia, se con</w:delText>
          </w:r>
        </w:del>
      </w:ins>
      <w:ins w:id="30" w:author="Ana D. Panting / BANCO DEL PAIS" w:date="2017-03-06T10:55:00Z">
        <w:del w:id="31" w:author="Victor Morales" w:date="2018-08-12T11:08:00Z">
          <w:r w:rsidRPr="00F25399" w:rsidDel="00D37D8F">
            <w:delText>sideren los préstamos como vencidos aunque estén bajo el plazo normal. Esto en atención de comercios que decidan ya no trabajar con nosotros.</w:delText>
          </w:r>
        </w:del>
      </w:ins>
    </w:p>
    <w:p w:rsidR="00EF13FE" w:rsidRPr="00F25399" w:rsidDel="00D37D8F" w:rsidRDefault="00EF13FE">
      <w:pPr>
        <w:rPr>
          <w:ins w:id="32" w:author="Ana D. Panting / BANCO DEL PAIS" w:date="2017-03-06T10:57:00Z"/>
          <w:del w:id="33" w:author="Victor Morales" w:date="2018-08-12T11:08:00Z"/>
        </w:rPr>
        <w:pPrChange w:id="34" w:author="Victor Morales" w:date="2018-08-12T11:08:00Z">
          <w:pPr>
            <w:jc w:val="both"/>
          </w:pPr>
        </w:pPrChange>
      </w:pPr>
      <w:ins w:id="35" w:author="Ana D. Panting / BANCO DEL PAIS" w:date="2017-03-06T10:57:00Z">
        <w:del w:id="36" w:author="Victor Morales" w:date="2018-08-12T11:08:00Z">
          <w:r w:rsidRPr="00F25399" w:rsidDel="00D37D8F">
            <w:delText>Generación automática de recibo de pago y envío por email diariamente.</w:delText>
          </w:r>
        </w:del>
      </w:ins>
    </w:p>
    <w:p w:rsidR="00EF13FE" w:rsidRPr="00F25399" w:rsidDel="00D37D8F" w:rsidRDefault="00366A47">
      <w:pPr>
        <w:rPr>
          <w:ins w:id="37" w:author="Ana D. Panting / BANCO DEL PAIS" w:date="2017-03-06T10:58:00Z"/>
          <w:del w:id="38" w:author="Victor Morales" w:date="2018-08-12T11:08:00Z"/>
        </w:rPr>
        <w:pPrChange w:id="39" w:author="Victor Morales" w:date="2018-08-12T11:08:00Z">
          <w:pPr>
            <w:jc w:val="both"/>
          </w:pPr>
        </w:pPrChange>
      </w:pPr>
      <w:ins w:id="40" w:author="Ana D. Panting / BANCO DEL PAIS" w:date="2017-03-06T10:57:00Z">
        <w:del w:id="41" w:author="Victor Morales" w:date="2018-08-12T11:08:00Z">
          <w:r w:rsidRPr="00F25399" w:rsidDel="00D37D8F">
            <w:delText>Generaci</w:delText>
          </w:r>
        </w:del>
      </w:ins>
      <w:ins w:id="42" w:author="Ana D. Panting / BANCO DEL PAIS" w:date="2017-03-06T10:58:00Z">
        <w:del w:id="43" w:author="Victor Morales" w:date="2018-08-12T11:08:00Z">
          <w:r w:rsidRPr="00F25399" w:rsidDel="00D37D8F">
            <w:delText xml:space="preserve">ón automática de </w:delText>
          </w:r>
        </w:del>
      </w:ins>
      <w:ins w:id="44" w:author="Ana D. Panting / BANCO DEL PAIS" w:date="2017-03-06T10:57:00Z">
        <w:del w:id="45" w:author="Victor Morales" w:date="2018-08-12T11:08:00Z">
          <w:r w:rsidRPr="00F25399" w:rsidDel="00D37D8F">
            <w:delText>Carátula de desembolso</w:delText>
          </w:r>
        </w:del>
      </w:ins>
      <w:ins w:id="46" w:author="Ana D. Panting / BANCO DEL PAIS" w:date="2017-03-06T10:58:00Z">
        <w:del w:id="47" w:author="Victor Morales" w:date="2018-08-12T11:08:00Z">
          <w:r w:rsidRPr="00F25399" w:rsidDel="00D37D8F">
            <w:delText xml:space="preserve"> de préstamo para impresión y envío por email, así como sistema de consulta y reimpresión de carátulas y recibos de pago para BP Card Operativa.</w:delText>
          </w:r>
        </w:del>
      </w:ins>
    </w:p>
    <w:p w:rsidR="00366A47" w:rsidDel="00D37D8F" w:rsidRDefault="00366A47">
      <w:pPr>
        <w:rPr>
          <w:ins w:id="48" w:author="Ana D. Panting / BANCO DEL PAIS" w:date="2017-03-06T10:55:00Z"/>
          <w:del w:id="49" w:author="Victor Morales" w:date="2018-08-12T11:08:00Z"/>
        </w:rPr>
        <w:pPrChange w:id="50" w:author="Victor Morales" w:date="2018-08-12T11:08:00Z">
          <w:pPr>
            <w:jc w:val="both"/>
          </w:pPr>
        </w:pPrChange>
      </w:pPr>
      <w:ins w:id="51" w:author="Ana D. Panting / BANCO DEL PAIS" w:date="2017-03-06T10:59:00Z">
        <w:del w:id="52" w:author="Victor Morales" w:date="2018-08-12T11:08:00Z">
          <w:r w:rsidRPr="00F25399" w:rsidDel="00D37D8F">
            <w:delText>Estado de Cuenta mensual para envió por email e impresión, así como reimpresión para BP Card Operativa</w:delText>
          </w:r>
          <w:r w:rsidDel="00D37D8F">
            <w:delText>.</w:delText>
          </w:r>
        </w:del>
      </w:ins>
    </w:p>
    <w:p w:rsidR="00A24E1F" w:rsidRDefault="00F977A9">
      <w:pPr>
        <w:pPrChange w:id="53" w:author="Victor Morales" w:date="2018-08-12T11:08:00Z">
          <w:pPr>
            <w:jc w:val="both"/>
          </w:pPr>
        </w:pPrChange>
      </w:pPr>
      <w:del w:id="54" w:author="Ana D. Panting / BANCO DEL PAIS" w:date="2017-03-06T10:53:00Z">
        <w:r w:rsidDel="00EF13FE">
          <w:br w:type="page"/>
        </w:r>
      </w:del>
    </w:p>
    <w:p w:rsidR="00DC609E" w:rsidRDefault="00DC609E">
      <w:pPr>
        <w:suppressAutoHyphens w:val="0"/>
        <w:rPr>
          <w:ins w:id="55" w:author="Victor Morales" w:date="2018-08-12T11:19:00Z"/>
          <w:rFonts w:ascii="Cambria" w:hAnsi="Cambria" w:cs="Cambria"/>
          <w:b w:val="0"/>
          <w:sz w:val="44"/>
          <w:szCs w:val="44"/>
        </w:rPr>
      </w:pPr>
      <w:ins w:id="56" w:author="Victor Morales" w:date="2018-08-12T11:19:00Z">
        <w:r>
          <w:rPr>
            <w:rFonts w:ascii="Cambria" w:hAnsi="Cambria" w:cs="Cambria"/>
            <w:b w:val="0"/>
            <w:sz w:val="44"/>
            <w:szCs w:val="44"/>
          </w:rPr>
          <w:br w:type="page"/>
        </w:r>
      </w:ins>
    </w:p>
    <w:p w:rsidR="00A24E1F" w:rsidRDefault="00A24E1F">
      <w:pPr>
        <w:rPr>
          <w:rFonts w:ascii="Cambria" w:hAnsi="Cambria" w:cs="Cambria"/>
          <w:b w:val="0"/>
          <w:sz w:val="44"/>
          <w:szCs w:val="44"/>
        </w:rPr>
      </w:pPr>
    </w:p>
    <w:p w:rsidR="00A24E1F" w:rsidRDefault="00A24E1F"/>
    <w:p w:rsidR="00A24E1F" w:rsidRDefault="00F977A9">
      <w:pPr>
        <w:jc w:val="center"/>
      </w:pPr>
      <w:r>
        <w:rPr>
          <w:szCs w:val="20"/>
        </w:rPr>
        <w:t>Tabla de Contenido</w:t>
      </w:r>
    </w:p>
    <w:p w:rsidR="00A24E1F" w:rsidRDefault="00F977A9">
      <w:pPr>
        <w:pStyle w:val="Contents1"/>
        <w:tabs>
          <w:tab w:val="left" w:pos="600"/>
          <w:tab w:val="right" w:leader="underscore" w:pos="8828"/>
        </w:tabs>
      </w:pPr>
      <w:r>
        <w:fldChar w:fldCharType="begin"/>
      </w:r>
      <w:r>
        <w:instrText>TOC \z \o "1-3" \u \h</w:instrText>
      </w:r>
      <w:r>
        <w:fldChar w:fldCharType="separate"/>
      </w:r>
      <w:hyperlink w:anchor="__RefHeading___Toc458092686"/>
      <w:r>
        <w:fldChar w:fldCharType="end"/>
      </w:r>
    </w:p>
    <w:p w:rsidR="00A24E1F" w:rsidRDefault="00F977A9">
      <w:pPr>
        <w:pStyle w:val="Encabezadodelista"/>
        <w:rPr>
          <w:rFonts w:hint="eastAsia"/>
        </w:rPr>
      </w:pPr>
      <w:r>
        <w:t>Tabla de Contenido</w:t>
      </w:r>
    </w:p>
    <w:p w:rsidR="007F6BBC" w:rsidRDefault="00F977A9">
      <w:pPr>
        <w:pStyle w:val="TDC1"/>
        <w:tabs>
          <w:tab w:val="left" w:pos="440"/>
          <w:tab w:val="right" w:leader="dot" w:pos="8828"/>
        </w:tabs>
        <w:rPr>
          <w:rFonts w:asciiTheme="minorHAnsi" w:eastAsiaTheme="minorEastAsia" w:hAnsiTheme="minorHAnsi" w:cstheme="minorBidi"/>
          <w:b w:val="0"/>
          <w:noProof/>
          <w:sz w:val="22"/>
          <w:szCs w:val="22"/>
          <w:lang w:val="es-MX" w:eastAsia="es-MX"/>
        </w:rPr>
      </w:pPr>
      <w:r>
        <w:fldChar w:fldCharType="begin"/>
      </w:r>
      <w:r>
        <w:instrText>TOC \f \o "1-9" \h</w:instrText>
      </w:r>
      <w:r>
        <w:fldChar w:fldCharType="separate"/>
      </w:r>
      <w:hyperlink w:anchor="_Toc521861213" w:history="1">
        <w:r w:rsidR="007F6BBC" w:rsidRPr="00E94696">
          <w:rPr>
            <w:rStyle w:val="Hipervnculo"/>
            <w:noProof/>
          </w:rPr>
          <w:t>1.</w:t>
        </w:r>
        <w:r w:rsidR="007F6BBC">
          <w:rPr>
            <w:rFonts w:asciiTheme="minorHAnsi" w:eastAsiaTheme="minorEastAsia" w:hAnsiTheme="minorHAnsi" w:cstheme="minorBidi"/>
            <w:b w:val="0"/>
            <w:noProof/>
            <w:sz w:val="22"/>
            <w:szCs w:val="22"/>
            <w:lang w:val="es-MX" w:eastAsia="es-MX"/>
          </w:rPr>
          <w:tab/>
        </w:r>
        <w:r w:rsidR="007F6BBC" w:rsidRPr="00E94696">
          <w:rPr>
            <w:rStyle w:val="Hipervnculo"/>
            <w:rFonts w:ascii="Arial Black" w:hAnsi="Arial Black" w:cs="Arial Black"/>
            <w:noProof/>
          </w:rPr>
          <w:t>Introducción</w:t>
        </w:r>
        <w:r w:rsidR="007F6BBC">
          <w:rPr>
            <w:noProof/>
          </w:rPr>
          <w:tab/>
        </w:r>
        <w:r w:rsidR="007F6BBC">
          <w:rPr>
            <w:noProof/>
          </w:rPr>
          <w:fldChar w:fldCharType="begin"/>
        </w:r>
        <w:r w:rsidR="007F6BBC">
          <w:rPr>
            <w:noProof/>
          </w:rPr>
          <w:instrText xml:space="preserve"> PAGEREF _Toc521861213 \h </w:instrText>
        </w:r>
        <w:r w:rsidR="007F6BBC">
          <w:rPr>
            <w:noProof/>
          </w:rPr>
        </w:r>
        <w:r w:rsidR="007F6BBC">
          <w:rPr>
            <w:noProof/>
          </w:rPr>
          <w:fldChar w:fldCharType="separate"/>
        </w:r>
        <w:r w:rsidR="007F6BBC">
          <w:rPr>
            <w:noProof/>
          </w:rPr>
          <w:t>2</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14" w:history="1">
        <w:r w:rsidR="007F6BBC" w:rsidRPr="00E94696">
          <w:rPr>
            <w:rStyle w:val="Hipervnculo"/>
            <w:bCs/>
            <w:noProof/>
          </w:rPr>
          <w:t>1.1</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Propósito</w:t>
        </w:r>
        <w:r w:rsidR="007F6BBC">
          <w:rPr>
            <w:noProof/>
          </w:rPr>
          <w:tab/>
        </w:r>
        <w:r w:rsidR="007F6BBC">
          <w:rPr>
            <w:noProof/>
          </w:rPr>
          <w:fldChar w:fldCharType="begin"/>
        </w:r>
        <w:r w:rsidR="007F6BBC">
          <w:rPr>
            <w:noProof/>
          </w:rPr>
          <w:instrText xml:space="preserve"> PAGEREF _Toc521861214 \h </w:instrText>
        </w:r>
        <w:r w:rsidR="007F6BBC">
          <w:rPr>
            <w:noProof/>
          </w:rPr>
        </w:r>
        <w:r w:rsidR="007F6BBC">
          <w:rPr>
            <w:noProof/>
          </w:rPr>
          <w:fldChar w:fldCharType="separate"/>
        </w:r>
        <w:r w:rsidR="007F6BBC">
          <w:rPr>
            <w:noProof/>
          </w:rPr>
          <w:t>2</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15" w:history="1">
        <w:r w:rsidR="007F6BBC" w:rsidRPr="00E94696">
          <w:rPr>
            <w:rStyle w:val="Hipervnculo"/>
            <w:bCs/>
            <w:noProof/>
          </w:rPr>
          <w:t>1.2</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Definiciones, Abreviaturas, Acrónimos</w:t>
        </w:r>
        <w:r w:rsidR="007F6BBC">
          <w:rPr>
            <w:noProof/>
          </w:rPr>
          <w:tab/>
        </w:r>
        <w:r w:rsidR="007F6BBC">
          <w:rPr>
            <w:noProof/>
          </w:rPr>
          <w:fldChar w:fldCharType="begin"/>
        </w:r>
        <w:r w:rsidR="007F6BBC">
          <w:rPr>
            <w:noProof/>
          </w:rPr>
          <w:instrText xml:space="preserve"> PAGEREF _Toc521861215 \h </w:instrText>
        </w:r>
        <w:r w:rsidR="007F6BBC">
          <w:rPr>
            <w:noProof/>
          </w:rPr>
        </w:r>
        <w:r w:rsidR="007F6BBC">
          <w:rPr>
            <w:noProof/>
          </w:rPr>
          <w:fldChar w:fldCharType="separate"/>
        </w:r>
        <w:r w:rsidR="007F6BBC">
          <w:rPr>
            <w:noProof/>
          </w:rPr>
          <w:t>2</w:t>
        </w:r>
        <w:r w:rsidR="007F6BBC">
          <w:rPr>
            <w:noProof/>
          </w:rPr>
          <w:fldChar w:fldCharType="end"/>
        </w:r>
      </w:hyperlink>
    </w:p>
    <w:p w:rsidR="007F6BBC" w:rsidRDefault="00AB43D1">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1861216" w:history="1">
        <w:r w:rsidR="007F6BBC" w:rsidRPr="00E94696">
          <w:rPr>
            <w:rStyle w:val="Hipervnculo"/>
            <w:noProof/>
          </w:rPr>
          <w:t>2.</w:t>
        </w:r>
        <w:r w:rsidR="007F6BBC">
          <w:rPr>
            <w:rFonts w:asciiTheme="minorHAnsi" w:eastAsiaTheme="minorEastAsia" w:hAnsiTheme="minorHAnsi" w:cstheme="minorBidi"/>
            <w:b w:val="0"/>
            <w:noProof/>
            <w:sz w:val="22"/>
            <w:szCs w:val="22"/>
            <w:lang w:val="es-MX" w:eastAsia="es-MX"/>
          </w:rPr>
          <w:tab/>
        </w:r>
        <w:r w:rsidR="007F6BBC" w:rsidRPr="00E94696">
          <w:rPr>
            <w:rStyle w:val="Hipervnculo"/>
            <w:rFonts w:ascii="Arial Black" w:hAnsi="Arial Black" w:cs="Arial Black"/>
            <w:noProof/>
          </w:rPr>
          <w:t>Identificación del Proyecto</w:t>
        </w:r>
        <w:r w:rsidR="007F6BBC">
          <w:rPr>
            <w:noProof/>
          </w:rPr>
          <w:tab/>
        </w:r>
        <w:r w:rsidR="007F6BBC">
          <w:rPr>
            <w:noProof/>
          </w:rPr>
          <w:fldChar w:fldCharType="begin"/>
        </w:r>
        <w:r w:rsidR="007F6BBC">
          <w:rPr>
            <w:noProof/>
          </w:rPr>
          <w:instrText xml:space="preserve"> PAGEREF _Toc521861216 \h </w:instrText>
        </w:r>
        <w:r w:rsidR="007F6BBC">
          <w:rPr>
            <w:noProof/>
          </w:rPr>
        </w:r>
        <w:r w:rsidR="007F6BBC">
          <w:rPr>
            <w:noProof/>
          </w:rPr>
          <w:fldChar w:fldCharType="separate"/>
        </w:r>
        <w:r w:rsidR="007F6BBC">
          <w:rPr>
            <w:noProof/>
          </w:rPr>
          <w:t>2</w:t>
        </w:r>
        <w:r w:rsidR="007F6BBC">
          <w:rPr>
            <w:noProof/>
          </w:rPr>
          <w:fldChar w:fldCharType="end"/>
        </w:r>
      </w:hyperlink>
    </w:p>
    <w:p w:rsidR="007F6BBC" w:rsidRDefault="00AB43D1">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1861217" w:history="1">
        <w:r w:rsidR="007F6BBC" w:rsidRPr="00E94696">
          <w:rPr>
            <w:rStyle w:val="Hipervnculo"/>
            <w:noProof/>
          </w:rPr>
          <w:t>3.</w:t>
        </w:r>
        <w:r w:rsidR="007F6BBC">
          <w:rPr>
            <w:rFonts w:asciiTheme="minorHAnsi" w:eastAsiaTheme="minorEastAsia" w:hAnsiTheme="minorHAnsi" w:cstheme="minorBidi"/>
            <w:b w:val="0"/>
            <w:noProof/>
            <w:sz w:val="22"/>
            <w:szCs w:val="22"/>
            <w:lang w:val="es-MX" w:eastAsia="es-MX"/>
          </w:rPr>
          <w:tab/>
        </w:r>
        <w:r w:rsidR="007F6BBC" w:rsidRPr="00E94696">
          <w:rPr>
            <w:rStyle w:val="Hipervnculo"/>
            <w:rFonts w:ascii="Arial Black" w:hAnsi="Arial Black" w:cs="Arial Black"/>
            <w:noProof/>
          </w:rPr>
          <w:t>Requerimientos</w:t>
        </w:r>
        <w:r w:rsidR="007F6BBC">
          <w:rPr>
            <w:noProof/>
          </w:rPr>
          <w:tab/>
        </w:r>
        <w:r w:rsidR="007F6BBC">
          <w:rPr>
            <w:noProof/>
          </w:rPr>
          <w:fldChar w:fldCharType="begin"/>
        </w:r>
        <w:r w:rsidR="007F6BBC">
          <w:rPr>
            <w:noProof/>
          </w:rPr>
          <w:instrText xml:space="preserve"> PAGEREF _Toc521861217 \h </w:instrText>
        </w:r>
        <w:r w:rsidR="007F6BBC">
          <w:rPr>
            <w:noProof/>
          </w:rPr>
        </w:r>
        <w:r w:rsidR="007F6BBC">
          <w:rPr>
            <w:noProof/>
          </w:rPr>
          <w:fldChar w:fldCharType="separate"/>
        </w:r>
        <w:r w:rsidR="007F6BBC">
          <w:rPr>
            <w:noProof/>
          </w:rPr>
          <w:t>3</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18" w:history="1">
        <w:r w:rsidR="007F6BBC" w:rsidRPr="00E94696">
          <w:rPr>
            <w:rStyle w:val="Hipervnculo"/>
            <w:bCs/>
            <w:noProof/>
          </w:rPr>
          <w:t>3.1</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1 – Creación de APP.</w:t>
        </w:r>
        <w:r w:rsidR="007F6BBC">
          <w:rPr>
            <w:noProof/>
          </w:rPr>
          <w:tab/>
        </w:r>
        <w:r w:rsidR="007F6BBC">
          <w:rPr>
            <w:noProof/>
          </w:rPr>
          <w:fldChar w:fldCharType="begin"/>
        </w:r>
        <w:r w:rsidR="007F6BBC">
          <w:rPr>
            <w:noProof/>
          </w:rPr>
          <w:instrText xml:space="preserve"> PAGEREF _Toc521861218 \h </w:instrText>
        </w:r>
        <w:r w:rsidR="007F6BBC">
          <w:rPr>
            <w:noProof/>
          </w:rPr>
        </w:r>
        <w:r w:rsidR="007F6BBC">
          <w:rPr>
            <w:noProof/>
          </w:rPr>
          <w:fldChar w:fldCharType="separate"/>
        </w:r>
        <w:r w:rsidR="007F6BBC">
          <w:rPr>
            <w:noProof/>
          </w:rPr>
          <w:t>3</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19" w:history="1">
        <w:r w:rsidR="007F6BBC" w:rsidRPr="00E94696">
          <w:rPr>
            <w:rStyle w:val="Hipervnculo"/>
            <w:bCs/>
            <w:noProof/>
          </w:rPr>
          <w:t>3.2</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2 – Módulo administrativo</w:t>
        </w:r>
        <w:r w:rsidR="007F6BBC">
          <w:rPr>
            <w:noProof/>
          </w:rPr>
          <w:tab/>
        </w:r>
        <w:r w:rsidR="007F6BBC">
          <w:rPr>
            <w:noProof/>
          </w:rPr>
          <w:fldChar w:fldCharType="begin"/>
        </w:r>
        <w:r w:rsidR="007F6BBC">
          <w:rPr>
            <w:noProof/>
          </w:rPr>
          <w:instrText xml:space="preserve"> PAGEREF _Toc521861219 \h </w:instrText>
        </w:r>
        <w:r w:rsidR="007F6BBC">
          <w:rPr>
            <w:noProof/>
          </w:rPr>
        </w:r>
        <w:r w:rsidR="007F6BBC">
          <w:rPr>
            <w:noProof/>
          </w:rPr>
          <w:fldChar w:fldCharType="separate"/>
        </w:r>
        <w:r w:rsidR="007F6BBC">
          <w:rPr>
            <w:noProof/>
          </w:rPr>
          <w:t>4</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20" w:history="1">
        <w:r w:rsidR="007F6BBC" w:rsidRPr="00E94696">
          <w:rPr>
            <w:rStyle w:val="Hipervnculo"/>
            <w:bCs/>
            <w:noProof/>
          </w:rPr>
          <w:t>3.3</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2 – Proceso de Clasificación de Comercios</w:t>
        </w:r>
        <w:r w:rsidR="007F6BBC">
          <w:rPr>
            <w:noProof/>
          </w:rPr>
          <w:tab/>
        </w:r>
        <w:r w:rsidR="007F6BBC">
          <w:rPr>
            <w:noProof/>
          </w:rPr>
          <w:fldChar w:fldCharType="begin"/>
        </w:r>
        <w:r w:rsidR="007F6BBC">
          <w:rPr>
            <w:noProof/>
          </w:rPr>
          <w:instrText xml:space="preserve"> PAGEREF _Toc521861220 \h </w:instrText>
        </w:r>
        <w:r w:rsidR="007F6BBC">
          <w:rPr>
            <w:noProof/>
          </w:rPr>
        </w:r>
        <w:r w:rsidR="007F6BBC">
          <w:rPr>
            <w:noProof/>
          </w:rPr>
          <w:fldChar w:fldCharType="separate"/>
        </w:r>
        <w:r w:rsidR="007F6BBC">
          <w:rPr>
            <w:noProof/>
          </w:rPr>
          <w:t>6</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21" w:history="1">
        <w:r w:rsidR="007F6BBC" w:rsidRPr="00E94696">
          <w:rPr>
            <w:rStyle w:val="Hipervnculo"/>
            <w:bCs/>
            <w:noProof/>
          </w:rPr>
          <w:t>3.4</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3 – Cambio de Modelo Manual a un Comercio</w:t>
        </w:r>
        <w:r w:rsidR="007F6BBC">
          <w:rPr>
            <w:noProof/>
          </w:rPr>
          <w:tab/>
        </w:r>
        <w:r w:rsidR="007F6BBC">
          <w:rPr>
            <w:noProof/>
          </w:rPr>
          <w:fldChar w:fldCharType="begin"/>
        </w:r>
        <w:r w:rsidR="007F6BBC">
          <w:rPr>
            <w:noProof/>
          </w:rPr>
          <w:instrText xml:space="preserve"> PAGEREF _Toc521861221 \h </w:instrText>
        </w:r>
        <w:r w:rsidR="007F6BBC">
          <w:rPr>
            <w:noProof/>
          </w:rPr>
        </w:r>
        <w:r w:rsidR="007F6BBC">
          <w:rPr>
            <w:noProof/>
          </w:rPr>
          <w:fldChar w:fldCharType="separate"/>
        </w:r>
        <w:r w:rsidR="007F6BBC">
          <w:rPr>
            <w:noProof/>
          </w:rPr>
          <w:t>9</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22" w:history="1">
        <w:r w:rsidR="007F6BBC" w:rsidRPr="00E94696">
          <w:rPr>
            <w:rStyle w:val="Hipervnculo"/>
            <w:bCs/>
            <w:noProof/>
          </w:rPr>
          <w:t>3.5</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4 – Despacho y Creación de Préstamos desde Banca por Internet</w:t>
        </w:r>
        <w:r w:rsidR="007F6BBC">
          <w:rPr>
            <w:noProof/>
          </w:rPr>
          <w:tab/>
        </w:r>
        <w:r w:rsidR="007F6BBC">
          <w:rPr>
            <w:noProof/>
          </w:rPr>
          <w:fldChar w:fldCharType="begin"/>
        </w:r>
        <w:r w:rsidR="007F6BBC">
          <w:rPr>
            <w:noProof/>
          </w:rPr>
          <w:instrText xml:space="preserve"> PAGEREF _Toc521861222 \h </w:instrText>
        </w:r>
        <w:r w:rsidR="007F6BBC">
          <w:rPr>
            <w:noProof/>
          </w:rPr>
        </w:r>
        <w:r w:rsidR="007F6BBC">
          <w:rPr>
            <w:noProof/>
          </w:rPr>
          <w:fldChar w:fldCharType="separate"/>
        </w:r>
        <w:r w:rsidR="007F6BBC">
          <w:rPr>
            <w:noProof/>
          </w:rPr>
          <w:t>12</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23" w:history="1">
        <w:r w:rsidR="007F6BBC" w:rsidRPr="00E94696">
          <w:rPr>
            <w:rStyle w:val="Hipervnculo"/>
            <w:bCs/>
            <w:noProof/>
          </w:rPr>
          <w:t>3.6</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5 – Cobro Automático de Préstamos de Credi-Adquirencia</w:t>
        </w:r>
        <w:r w:rsidR="007F6BBC">
          <w:rPr>
            <w:noProof/>
          </w:rPr>
          <w:tab/>
        </w:r>
        <w:r w:rsidR="007F6BBC">
          <w:rPr>
            <w:noProof/>
          </w:rPr>
          <w:fldChar w:fldCharType="begin"/>
        </w:r>
        <w:r w:rsidR="007F6BBC">
          <w:rPr>
            <w:noProof/>
          </w:rPr>
          <w:instrText xml:space="preserve"> PAGEREF _Toc521861223 \h </w:instrText>
        </w:r>
        <w:r w:rsidR="007F6BBC">
          <w:rPr>
            <w:noProof/>
          </w:rPr>
        </w:r>
        <w:r w:rsidR="007F6BBC">
          <w:rPr>
            <w:noProof/>
          </w:rPr>
          <w:fldChar w:fldCharType="separate"/>
        </w:r>
        <w:r w:rsidR="007F6BBC">
          <w:rPr>
            <w:noProof/>
          </w:rPr>
          <w:t>16</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24" w:history="1">
        <w:r w:rsidR="007F6BBC" w:rsidRPr="00E94696">
          <w:rPr>
            <w:rStyle w:val="Hipervnculo"/>
            <w:bCs/>
            <w:noProof/>
          </w:rPr>
          <w:t>3.7</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6 – Reportes</w:t>
        </w:r>
        <w:r w:rsidR="007F6BBC">
          <w:rPr>
            <w:noProof/>
          </w:rPr>
          <w:tab/>
        </w:r>
        <w:r w:rsidR="007F6BBC">
          <w:rPr>
            <w:noProof/>
          </w:rPr>
          <w:fldChar w:fldCharType="begin"/>
        </w:r>
        <w:r w:rsidR="007F6BBC">
          <w:rPr>
            <w:noProof/>
          </w:rPr>
          <w:instrText xml:space="preserve"> PAGEREF _Toc521861224 \h </w:instrText>
        </w:r>
        <w:r w:rsidR="007F6BBC">
          <w:rPr>
            <w:noProof/>
          </w:rPr>
        </w:r>
        <w:r w:rsidR="007F6BBC">
          <w:rPr>
            <w:noProof/>
          </w:rPr>
          <w:fldChar w:fldCharType="separate"/>
        </w:r>
        <w:r w:rsidR="007F6BBC">
          <w:rPr>
            <w:noProof/>
          </w:rPr>
          <w:t>18</w:t>
        </w:r>
        <w:r w:rsidR="007F6BBC">
          <w:rPr>
            <w:noProof/>
          </w:rPr>
          <w:fldChar w:fldCharType="end"/>
        </w:r>
      </w:hyperlink>
    </w:p>
    <w:p w:rsidR="007F6BBC" w:rsidRDefault="00AB43D1">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1861225" w:history="1">
        <w:r w:rsidR="007F6BBC" w:rsidRPr="00E94696">
          <w:rPr>
            <w:rStyle w:val="Hipervnculo"/>
            <w:bCs/>
            <w:noProof/>
          </w:rPr>
          <w:t>3.8</w:t>
        </w:r>
        <w:r w:rsidR="007F6BBC">
          <w:rPr>
            <w:rFonts w:asciiTheme="minorHAnsi" w:eastAsiaTheme="minorEastAsia" w:hAnsiTheme="minorHAnsi" w:cstheme="minorBidi"/>
            <w:b w:val="0"/>
            <w:noProof/>
            <w:sz w:val="22"/>
            <w:szCs w:val="22"/>
            <w:lang w:val="es-MX" w:eastAsia="es-MX"/>
          </w:rPr>
          <w:tab/>
        </w:r>
        <w:r w:rsidR="007F6BBC" w:rsidRPr="00E94696">
          <w:rPr>
            <w:rStyle w:val="Hipervnculo"/>
            <w:bCs/>
            <w:noProof/>
          </w:rPr>
          <w:t>Requerimiento # 7 – Contabilización</w:t>
        </w:r>
        <w:r w:rsidR="007F6BBC">
          <w:rPr>
            <w:noProof/>
          </w:rPr>
          <w:tab/>
        </w:r>
        <w:r w:rsidR="007F6BBC">
          <w:rPr>
            <w:noProof/>
          </w:rPr>
          <w:fldChar w:fldCharType="begin"/>
        </w:r>
        <w:r w:rsidR="007F6BBC">
          <w:rPr>
            <w:noProof/>
          </w:rPr>
          <w:instrText xml:space="preserve"> PAGEREF _Toc521861225 \h </w:instrText>
        </w:r>
        <w:r w:rsidR="007F6BBC">
          <w:rPr>
            <w:noProof/>
          </w:rPr>
        </w:r>
        <w:r w:rsidR="007F6BBC">
          <w:rPr>
            <w:noProof/>
          </w:rPr>
          <w:fldChar w:fldCharType="separate"/>
        </w:r>
        <w:r w:rsidR="007F6BBC">
          <w:rPr>
            <w:noProof/>
          </w:rPr>
          <w:t>20</w:t>
        </w:r>
        <w:r w:rsidR="007F6BBC">
          <w:rPr>
            <w:noProof/>
          </w:rPr>
          <w:fldChar w:fldCharType="end"/>
        </w:r>
      </w:hyperlink>
    </w:p>
    <w:p w:rsidR="007F6BBC" w:rsidRDefault="00AB43D1">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1861226" w:history="1">
        <w:r w:rsidR="007F6BBC" w:rsidRPr="00E94696">
          <w:rPr>
            <w:rStyle w:val="Hipervnculo"/>
            <w:noProof/>
          </w:rPr>
          <w:t>4.</w:t>
        </w:r>
        <w:r w:rsidR="007F6BBC">
          <w:rPr>
            <w:rFonts w:asciiTheme="minorHAnsi" w:eastAsiaTheme="minorEastAsia" w:hAnsiTheme="minorHAnsi" w:cstheme="minorBidi"/>
            <w:b w:val="0"/>
            <w:noProof/>
            <w:sz w:val="22"/>
            <w:szCs w:val="22"/>
            <w:lang w:val="es-MX" w:eastAsia="es-MX"/>
          </w:rPr>
          <w:tab/>
        </w:r>
        <w:r w:rsidR="007F6BBC" w:rsidRPr="00E94696">
          <w:rPr>
            <w:rStyle w:val="Hipervnculo"/>
            <w:rFonts w:ascii="Arial Black" w:hAnsi="Arial Black" w:cs="Arial Black"/>
            <w:noProof/>
          </w:rPr>
          <w:t>Resumen</w:t>
        </w:r>
        <w:r w:rsidR="007F6BBC">
          <w:rPr>
            <w:noProof/>
          </w:rPr>
          <w:tab/>
        </w:r>
        <w:r w:rsidR="007F6BBC">
          <w:rPr>
            <w:noProof/>
          </w:rPr>
          <w:fldChar w:fldCharType="begin"/>
        </w:r>
        <w:r w:rsidR="007F6BBC">
          <w:rPr>
            <w:noProof/>
          </w:rPr>
          <w:instrText xml:space="preserve"> PAGEREF _Toc521861226 \h </w:instrText>
        </w:r>
        <w:r w:rsidR="007F6BBC">
          <w:rPr>
            <w:noProof/>
          </w:rPr>
        </w:r>
        <w:r w:rsidR="007F6BBC">
          <w:rPr>
            <w:noProof/>
          </w:rPr>
          <w:fldChar w:fldCharType="separate"/>
        </w:r>
        <w:r w:rsidR="007F6BBC">
          <w:rPr>
            <w:noProof/>
          </w:rPr>
          <w:t>22</w:t>
        </w:r>
        <w:r w:rsidR="007F6BBC">
          <w:rPr>
            <w:noProof/>
          </w:rPr>
          <w:fldChar w:fldCharType="end"/>
        </w:r>
      </w:hyperlink>
    </w:p>
    <w:p w:rsidR="007F6BBC" w:rsidRDefault="00AB43D1">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1861227" w:history="1">
        <w:r w:rsidR="007F6BBC" w:rsidRPr="00E94696">
          <w:rPr>
            <w:rStyle w:val="Hipervnculo"/>
            <w:rFonts w:ascii="Arial Black" w:hAnsi="Arial Black" w:cs="Arial Black"/>
            <w:noProof/>
          </w:rPr>
          <w:t>5.</w:t>
        </w:r>
        <w:r w:rsidR="007F6BBC">
          <w:rPr>
            <w:rFonts w:asciiTheme="minorHAnsi" w:eastAsiaTheme="minorEastAsia" w:hAnsiTheme="minorHAnsi" w:cstheme="minorBidi"/>
            <w:b w:val="0"/>
            <w:noProof/>
            <w:sz w:val="22"/>
            <w:szCs w:val="22"/>
            <w:lang w:val="es-MX" w:eastAsia="es-MX"/>
          </w:rPr>
          <w:tab/>
        </w:r>
        <w:r w:rsidR="007F6BBC" w:rsidRPr="00E94696">
          <w:rPr>
            <w:rStyle w:val="Hipervnculo"/>
            <w:rFonts w:ascii="Arial Black" w:hAnsi="Arial Black" w:cs="Arial Black"/>
            <w:noProof/>
          </w:rPr>
          <w:t>Aprobación</w:t>
        </w:r>
        <w:r w:rsidR="007F6BBC">
          <w:rPr>
            <w:noProof/>
          </w:rPr>
          <w:tab/>
        </w:r>
        <w:r w:rsidR="007F6BBC">
          <w:rPr>
            <w:noProof/>
          </w:rPr>
          <w:fldChar w:fldCharType="begin"/>
        </w:r>
        <w:r w:rsidR="007F6BBC">
          <w:rPr>
            <w:noProof/>
          </w:rPr>
          <w:instrText xml:space="preserve"> PAGEREF _Toc521861227 \h </w:instrText>
        </w:r>
        <w:r w:rsidR="007F6BBC">
          <w:rPr>
            <w:noProof/>
          </w:rPr>
        </w:r>
        <w:r w:rsidR="007F6BBC">
          <w:rPr>
            <w:noProof/>
          </w:rPr>
          <w:fldChar w:fldCharType="separate"/>
        </w:r>
        <w:r w:rsidR="007F6BBC">
          <w:rPr>
            <w:noProof/>
          </w:rPr>
          <w:t>23</w:t>
        </w:r>
        <w:r w:rsidR="007F6BBC">
          <w:rPr>
            <w:noProof/>
          </w:rPr>
          <w:fldChar w:fldCharType="end"/>
        </w:r>
      </w:hyperlink>
    </w:p>
    <w:p w:rsidR="007F6BBC" w:rsidRDefault="00AB43D1">
      <w:pPr>
        <w:pStyle w:val="TDC1"/>
        <w:tabs>
          <w:tab w:val="left" w:pos="660"/>
          <w:tab w:val="right" w:leader="dot" w:pos="8828"/>
        </w:tabs>
        <w:rPr>
          <w:rFonts w:asciiTheme="minorHAnsi" w:eastAsiaTheme="minorEastAsia" w:hAnsiTheme="minorHAnsi" w:cstheme="minorBidi"/>
          <w:b w:val="0"/>
          <w:noProof/>
          <w:sz w:val="22"/>
          <w:szCs w:val="22"/>
          <w:lang w:val="es-MX" w:eastAsia="es-MX"/>
        </w:rPr>
      </w:pPr>
      <w:hyperlink w:anchor="_Toc521861228" w:history="1">
        <w:r w:rsidR="007F6BBC" w:rsidRPr="00E94696">
          <w:rPr>
            <w:rStyle w:val="Hipervnculo"/>
            <w:noProof/>
          </w:rPr>
          <w:t>5.1</w:t>
        </w:r>
        <w:r w:rsidR="007F6BBC">
          <w:rPr>
            <w:rFonts w:asciiTheme="minorHAnsi" w:eastAsiaTheme="minorEastAsia" w:hAnsiTheme="minorHAnsi" w:cstheme="minorBidi"/>
            <w:b w:val="0"/>
            <w:noProof/>
            <w:sz w:val="22"/>
            <w:szCs w:val="22"/>
            <w:lang w:val="es-MX" w:eastAsia="es-MX"/>
          </w:rPr>
          <w:tab/>
        </w:r>
        <w:r w:rsidR="007F6BBC" w:rsidRPr="00E94696">
          <w:rPr>
            <w:rStyle w:val="Hipervnculo"/>
            <w:rFonts w:ascii="Arial Black" w:hAnsi="Arial Black" w:cs="Arial Black"/>
            <w:noProof/>
          </w:rPr>
          <w:t>Cliente</w:t>
        </w:r>
        <w:r w:rsidR="007F6BBC">
          <w:rPr>
            <w:noProof/>
          </w:rPr>
          <w:tab/>
        </w:r>
        <w:r w:rsidR="007F6BBC">
          <w:rPr>
            <w:noProof/>
          </w:rPr>
          <w:fldChar w:fldCharType="begin"/>
        </w:r>
        <w:r w:rsidR="007F6BBC">
          <w:rPr>
            <w:noProof/>
          </w:rPr>
          <w:instrText xml:space="preserve"> PAGEREF _Toc521861228 \h </w:instrText>
        </w:r>
        <w:r w:rsidR="007F6BBC">
          <w:rPr>
            <w:noProof/>
          </w:rPr>
        </w:r>
        <w:r w:rsidR="007F6BBC">
          <w:rPr>
            <w:noProof/>
          </w:rPr>
          <w:fldChar w:fldCharType="separate"/>
        </w:r>
        <w:r w:rsidR="007F6BBC">
          <w:rPr>
            <w:noProof/>
          </w:rPr>
          <w:t>23</w:t>
        </w:r>
        <w:r w:rsidR="007F6BBC">
          <w:rPr>
            <w:noProof/>
          </w:rPr>
          <w:fldChar w:fldCharType="end"/>
        </w:r>
      </w:hyperlink>
    </w:p>
    <w:p w:rsidR="007F6BBC" w:rsidRDefault="00AB43D1">
      <w:pPr>
        <w:pStyle w:val="TDC1"/>
        <w:tabs>
          <w:tab w:val="left" w:pos="660"/>
          <w:tab w:val="right" w:leader="dot" w:pos="8828"/>
        </w:tabs>
        <w:rPr>
          <w:rFonts w:asciiTheme="minorHAnsi" w:eastAsiaTheme="minorEastAsia" w:hAnsiTheme="minorHAnsi" w:cstheme="minorBidi"/>
          <w:b w:val="0"/>
          <w:noProof/>
          <w:sz w:val="22"/>
          <w:szCs w:val="22"/>
          <w:lang w:val="es-MX" w:eastAsia="es-MX"/>
        </w:rPr>
      </w:pPr>
      <w:hyperlink w:anchor="_Toc521861229" w:history="1">
        <w:r w:rsidR="007F6BBC" w:rsidRPr="00E94696">
          <w:rPr>
            <w:rStyle w:val="Hipervnculo"/>
            <w:noProof/>
          </w:rPr>
          <w:t>5.2</w:t>
        </w:r>
        <w:r w:rsidR="007F6BBC">
          <w:rPr>
            <w:rFonts w:asciiTheme="minorHAnsi" w:eastAsiaTheme="minorEastAsia" w:hAnsiTheme="minorHAnsi" w:cstheme="minorBidi"/>
            <w:b w:val="0"/>
            <w:noProof/>
            <w:sz w:val="22"/>
            <w:szCs w:val="22"/>
            <w:lang w:val="es-MX" w:eastAsia="es-MX"/>
          </w:rPr>
          <w:tab/>
        </w:r>
        <w:r w:rsidR="007F6BBC" w:rsidRPr="00E94696">
          <w:rPr>
            <w:rStyle w:val="Hipervnculo"/>
            <w:rFonts w:ascii="Arial Black" w:hAnsi="Arial Black" w:cs="Arial Black"/>
            <w:noProof/>
          </w:rPr>
          <w:t>Byte</w:t>
        </w:r>
        <w:r w:rsidR="007F6BBC">
          <w:rPr>
            <w:noProof/>
          </w:rPr>
          <w:tab/>
        </w:r>
        <w:r w:rsidR="007F6BBC">
          <w:rPr>
            <w:noProof/>
          </w:rPr>
          <w:fldChar w:fldCharType="begin"/>
        </w:r>
        <w:r w:rsidR="007F6BBC">
          <w:rPr>
            <w:noProof/>
          </w:rPr>
          <w:instrText xml:space="preserve"> PAGEREF _Toc521861229 \h </w:instrText>
        </w:r>
        <w:r w:rsidR="007F6BBC">
          <w:rPr>
            <w:noProof/>
          </w:rPr>
        </w:r>
        <w:r w:rsidR="007F6BBC">
          <w:rPr>
            <w:noProof/>
          </w:rPr>
          <w:fldChar w:fldCharType="separate"/>
        </w:r>
        <w:r w:rsidR="007F6BBC">
          <w:rPr>
            <w:noProof/>
          </w:rPr>
          <w:t>23</w:t>
        </w:r>
        <w:r w:rsidR="007F6BBC">
          <w:rPr>
            <w:noProof/>
          </w:rPr>
          <w:fldChar w:fldCharType="end"/>
        </w:r>
      </w:hyperlink>
    </w:p>
    <w:p w:rsidR="00A24E1F" w:rsidRDefault="00F977A9">
      <w:pPr>
        <w:pStyle w:val="Contents1"/>
        <w:tabs>
          <w:tab w:val="left" w:pos="600"/>
          <w:tab w:val="right" w:leader="underscore" w:pos="8828"/>
        </w:tabs>
        <w:rPr>
          <w:b w:val="0"/>
          <w:sz w:val="24"/>
        </w:rPr>
      </w:pPr>
      <w:r>
        <w:fldChar w:fldCharType="end"/>
      </w:r>
    </w:p>
    <w:p w:rsidR="00A24E1F" w:rsidRDefault="00F977A9">
      <w:pPr>
        <w:pStyle w:val="Ttulo2"/>
        <w:numPr>
          <w:ilvl w:val="1"/>
          <w:numId w:val="1"/>
        </w:numPr>
        <w:ind w:left="0" w:firstLine="0"/>
        <w:rPr>
          <w:rFonts w:ascii="Arial" w:hAnsi="Arial" w:cs="Arial"/>
          <w:b/>
          <w:sz w:val="20"/>
          <w:szCs w:val="20"/>
        </w:rPr>
      </w:pPr>
      <w:r>
        <w:br w:type="page"/>
      </w:r>
    </w:p>
    <w:p w:rsidR="00A24E1F" w:rsidRDefault="00F977A9">
      <w:pPr>
        <w:pStyle w:val="Ttulo1"/>
        <w:numPr>
          <w:ilvl w:val="0"/>
          <w:numId w:val="3"/>
        </w:numPr>
        <w:spacing w:before="240" w:after="60"/>
        <w:jc w:val="left"/>
        <w:rPr>
          <w:rFonts w:ascii="Arial" w:hAnsi="Arial" w:cs="Arial"/>
        </w:rPr>
      </w:pPr>
      <w:bookmarkStart w:id="57" w:name="__RefHeading___Toc458092686"/>
      <w:bookmarkStart w:id="58" w:name="_Toc521861213"/>
      <w:bookmarkEnd w:id="57"/>
      <w:r>
        <w:rPr>
          <w:rFonts w:ascii="Arial Black" w:hAnsi="Arial Black" w:cs="Arial Black"/>
        </w:rPr>
        <w:lastRenderedPageBreak/>
        <w:t>Introducción</w:t>
      </w:r>
      <w:bookmarkEnd w:id="58"/>
    </w:p>
    <w:p w:rsidR="00A24E1F" w:rsidRDefault="00F977A9">
      <w:pPr>
        <w:pStyle w:val="Ttulo2"/>
        <w:numPr>
          <w:ilvl w:val="1"/>
          <w:numId w:val="3"/>
        </w:numPr>
        <w:rPr>
          <w:szCs w:val="20"/>
        </w:rPr>
      </w:pPr>
      <w:bookmarkStart w:id="59" w:name="__RefHeading___Toc458092687"/>
      <w:bookmarkStart w:id="60" w:name="_Toc521861214"/>
      <w:bookmarkEnd w:id="59"/>
      <w:r>
        <w:rPr>
          <w:rFonts w:ascii="Arial" w:hAnsi="Arial" w:cs="Arial"/>
          <w:b/>
          <w:bCs/>
        </w:rPr>
        <w:t>Propósito</w:t>
      </w:r>
      <w:bookmarkEnd w:id="60"/>
    </w:p>
    <w:p w:rsidR="00A24E1F" w:rsidRDefault="00A24E1F">
      <w:pPr>
        <w:rPr>
          <w:szCs w:val="20"/>
        </w:rPr>
      </w:pPr>
    </w:p>
    <w:p w:rsidR="00A24E1F" w:rsidRDefault="00F977A9">
      <w:pPr>
        <w:jc w:val="both"/>
        <w:rPr>
          <w:szCs w:val="20"/>
          <w:lang w:val="es-ES"/>
        </w:rPr>
      </w:pPr>
      <w:r>
        <w:rPr>
          <w:b w:val="0"/>
          <w:lang w:val="es-ES"/>
        </w:rPr>
        <w:t xml:space="preserve">Definir claramente la necesidad expresada por </w:t>
      </w:r>
      <w:del w:id="61" w:author="Victor Morales" w:date="2018-08-12T11:19:00Z">
        <w:r w:rsidDel="009A3AF7">
          <w:rPr>
            <w:b w:val="0"/>
            <w:lang w:val="es-ES"/>
          </w:rPr>
          <w:delText>Banco del País</w:delText>
        </w:r>
      </w:del>
      <w:ins w:id="62" w:author="Victor Morales" w:date="2018-08-12T11:19:00Z">
        <w:r w:rsidR="009A3AF7">
          <w:rPr>
            <w:b w:val="0"/>
            <w:lang w:val="es-ES"/>
          </w:rPr>
          <w:t xml:space="preserve">la población para la notificación y control de abusos en el transporte colectivo del área de </w:t>
        </w:r>
      </w:ins>
      <w:ins w:id="63" w:author="Victor Morales" w:date="2018-08-12T11:20:00Z">
        <w:r w:rsidR="009A3AF7">
          <w:rPr>
            <w:b w:val="0"/>
            <w:lang w:val="es-ES"/>
          </w:rPr>
          <w:t>Amatitlán</w:t>
        </w:r>
      </w:ins>
      <w:ins w:id="64" w:author="Victor Morales" w:date="2018-08-12T11:19:00Z">
        <w:r w:rsidR="009A3AF7">
          <w:rPr>
            <w:b w:val="0"/>
            <w:lang w:val="es-ES"/>
          </w:rPr>
          <w:t>.</w:t>
        </w:r>
      </w:ins>
      <w:del w:id="65" w:author="Victor Morales" w:date="2018-08-12T11:19:00Z">
        <w:r w:rsidDel="009A3AF7">
          <w:rPr>
            <w:b w:val="0"/>
            <w:lang w:val="es-ES"/>
          </w:rPr>
          <w:delText xml:space="preserve"> para la </w:delText>
        </w:r>
        <w:r w:rsidR="00280BA9" w:rsidDel="009A3AF7">
          <w:rPr>
            <w:b w:val="0"/>
            <w:lang w:val="es-ES"/>
          </w:rPr>
          <w:delText>administración de los préstamos derivados del negocio de Credi-Adquiriencia</w:delText>
        </w:r>
        <w:r w:rsidDel="009A3AF7">
          <w:rPr>
            <w:b w:val="0"/>
            <w:lang w:val="es-ES"/>
          </w:rPr>
          <w:delText xml:space="preserve"> y la solución</w:delText>
        </w:r>
        <w:r w:rsidR="00280BA9" w:rsidDel="009A3AF7">
          <w:rPr>
            <w:b w:val="0"/>
            <w:lang w:val="es-ES"/>
          </w:rPr>
          <w:delText xml:space="preserve"> que BYTE propone para cubrirla</w:delText>
        </w:r>
        <w:r w:rsidDel="009A3AF7">
          <w:rPr>
            <w:b w:val="0"/>
            <w:lang w:val="es-ES"/>
          </w:rPr>
          <w:delText xml:space="preserve">. </w:delText>
        </w:r>
      </w:del>
    </w:p>
    <w:p w:rsidR="00A24E1F" w:rsidRDefault="00A24E1F">
      <w:pPr>
        <w:rPr>
          <w:szCs w:val="20"/>
          <w:lang w:val="es-ES"/>
        </w:rPr>
      </w:pPr>
    </w:p>
    <w:p w:rsidR="00A24E1F" w:rsidRDefault="00F977A9">
      <w:pPr>
        <w:pStyle w:val="Ttulo2"/>
        <w:numPr>
          <w:ilvl w:val="1"/>
          <w:numId w:val="3"/>
        </w:numPr>
      </w:pPr>
      <w:bookmarkStart w:id="66" w:name="__RefHeading___Toc458092688"/>
      <w:bookmarkStart w:id="67" w:name="_Toc521861215"/>
      <w:bookmarkEnd w:id="66"/>
      <w:r>
        <w:rPr>
          <w:rFonts w:ascii="Arial" w:hAnsi="Arial" w:cs="Arial"/>
          <w:b/>
          <w:bCs/>
        </w:rPr>
        <w:t>Definiciones, Abreviaturas, Acrónimos</w:t>
      </w:r>
      <w:bookmarkEnd w:id="67"/>
    </w:p>
    <w:p w:rsidR="00A24E1F" w:rsidRDefault="00A24E1F">
      <w:pPr>
        <w:ind w:left="720"/>
        <w:rPr>
          <w:b w:val="0"/>
        </w:rPr>
      </w:pPr>
    </w:p>
    <w:tbl>
      <w:tblPr>
        <w:tblW w:w="8998" w:type="dxa"/>
        <w:tblInd w:w="-10"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2307"/>
        <w:gridCol w:w="6691"/>
      </w:tblGrid>
      <w:tr w:rsidR="00A24E1F">
        <w:tc>
          <w:tcPr>
            <w:tcW w:w="2307" w:type="dxa"/>
            <w:tcBorders>
              <w:top w:val="single" w:sz="4" w:space="0" w:color="000001"/>
              <w:left w:val="single" w:sz="4" w:space="0" w:color="000001"/>
              <w:bottom w:val="single" w:sz="4" w:space="0" w:color="000001"/>
            </w:tcBorders>
            <w:shd w:val="clear" w:color="auto" w:fill="E6E6E6"/>
            <w:tcMar>
              <w:left w:w="103" w:type="dxa"/>
            </w:tcMar>
            <w:vAlign w:val="center"/>
          </w:tcPr>
          <w:p w:rsidR="00A24E1F" w:rsidRDefault="00F977A9">
            <w:pPr>
              <w:jc w:val="center"/>
            </w:pPr>
            <w:r>
              <w:t>Termino</w:t>
            </w:r>
          </w:p>
        </w:tc>
        <w:tc>
          <w:tcPr>
            <w:tcW w:w="6690" w:type="dxa"/>
            <w:tcBorders>
              <w:top w:val="single" w:sz="4" w:space="0" w:color="000001"/>
              <w:left w:val="single" w:sz="4" w:space="0" w:color="000001"/>
              <w:bottom w:val="single" w:sz="4" w:space="0" w:color="000001"/>
              <w:right w:val="single" w:sz="4" w:space="0" w:color="000001"/>
            </w:tcBorders>
            <w:shd w:val="clear" w:color="auto" w:fill="E6E6E6"/>
            <w:tcMar>
              <w:left w:w="103" w:type="dxa"/>
            </w:tcMar>
            <w:vAlign w:val="center"/>
          </w:tcPr>
          <w:p w:rsidR="00A24E1F" w:rsidRDefault="00F977A9">
            <w:pPr>
              <w:jc w:val="center"/>
            </w:pPr>
            <w:r>
              <w:t>Descripción</w:t>
            </w:r>
          </w:p>
        </w:tc>
      </w:tr>
      <w:tr w:rsidR="00A24E1F">
        <w:tc>
          <w:tcPr>
            <w:tcW w:w="2307" w:type="dxa"/>
            <w:tcBorders>
              <w:top w:val="single" w:sz="4" w:space="0" w:color="000001"/>
              <w:left w:val="single" w:sz="4" w:space="0" w:color="000001"/>
              <w:bottom w:val="single" w:sz="4" w:space="0" w:color="000001"/>
            </w:tcBorders>
            <w:shd w:val="clear" w:color="auto" w:fill="auto"/>
            <w:tcMar>
              <w:left w:w="103" w:type="dxa"/>
            </w:tcMar>
          </w:tcPr>
          <w:p w:rsidR="00A24E1F" w:rsidRDefault="00E543EB">
            <w:pPr>
              <w:rPr>
                <w:b w:val="0"/>
              </w:rPr>
            </w:pPr>
            <w:r>
              <w:rPr>
                <w:b w:val="0"/>
              </w:rPr>
              <w:t>CUI</w:t>
            </w:r>
            <w:del w:id="68" w:author="Victor Morales" w:date="2018-08-12T11:20:00Z">
              <w:r w:rsidR="00F977A9" w:rsidDel="009A3AF7">
                <w:rPr>
                  <w:b w:val="0"/>
                </w:rPr>
                <w:delText>NUP</w:delText>
              </w:r>
            </w:del>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del w:id="69" w:author="Victor Morales" w:date="2018-08-12T11:20:00Z">
              <w:r w:rsidDel="009A3AF7">
                <w:rPr>
                  <w:b w:val="0"/>
                </w:rPr>
                <w:delText>Número Único de Proyecto</w:delText>
              </w:r>
            </w:del>
            <w:r w:rsidR="00E543EB">
              <w:rPr>
                <w:b w:val="0"/>
              </w:rPr>
              <w:t>Código Único de Identificación</w:t>
            </w:r>
          </w:p>
        </w:tc>
      </w:tr>
      <w:tr w:rsidR="00B03818">
        <w:tc>
          <w:tcPr>
            <w:tcW w:w="2307" w:type="dxa"/>
            <w:tcBorders>
              <w:top w:val="single" w:sz="4" w:space="0" w:color="000001"/>
              <w:left w:val="single" w:sz="4" w:space="0" w:color="000001"/>
              <w:bottom w:val="single" w:sz="4" w:space="0" w:color="000001"/>
            </w:tcBorders>
            <w:shd w:val="clear" w:color="auto" w:fill="auto"/>
            <w:tcMar>
              <w:left w:w="103" w:type="dxa"/>
            </w:tcMar>
          </w:tcPr>
          <w:p w:rsidR="00B03818" w:rsidRDefault="00B03818">
            <w:pPr>
              <w:rPr>
                <w:b w:val="0"/>
              </w:rPr>
            </w:pPr>
            <w:del w:id="70" w:author="Victor Morales" w:date="2018-08-12T11:20:00Z">
              <w:r w:rsidDel="009A3AF7">
                <w:rPr>
                  <w:b w:val="0"/>
                </w:rPr>
                <w:delText>POS</w:delText>
              </w:r>
            </w:del>
            <w:r w:rsidR="00E543EB">
              <w:rPr>
                <w:b w:val="0"/>
              </w:rPr>
              <w:t>BDD</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B03818" w:rsidRDefault="00B03818">
            <w:pPr>
              <w:rPr>
                <w:b w:val="0"/>
              </w:rPr>
            </w:pPr>
            <w:del w:id="71" w:author="Victor Morales" w:date="2018-08-12T11:20:00Z">
              <w:r w:rsidDel="009A3AF7">
                <w:rPr>
                  <w:b w:val="0"/>
                </w:rPr>
                <w:delText>Por sus siglas en inglés: “Point Of Sale”. Punto de Venta.</w:delText>
              </w:r>
            </w:del>
            <w:r w:rsidR="00E543EB">
              <w:rPr>
                <w:b w:val="0"/>
              </w:rPr>
              <w:t>Base De Datos</w:t>
            </w:r>
          </w:p>
        </w:tc>
      </w:tr>
      <w:tr w:rsidR="00E543EB">
        <w:tc>
          <w:tcPr>
            <w:tcW w:w="2307" w:type="dxa"/>
            <w:tcBorders>
              <w:top w:val="single" w:sz="4" w:space="0" w:color="000001"/>
              <w:left w:val="single" w:sz="4" w:space="0" w:color="000001"/>
              <w:bottom w:val="single" w:sz="4" w:space="0" w:color="000001"/>
            </w:tcBorders>
            <w:shd w:val="clear" w:color="auto" w:fill="auto"/>
            <w:tcMar>
              <w:left w:w="103" w:type="dxa"/>
            </w:tcMar>
          </w:tcPr>
          <w:p w:rsidR="00E543EB" w:rsidDel="009A3AF7" w:rsidRDefault="004E2FFE">
            <w:pPr>
              <w:rPr>
                <w:b w:val="0"/>
              </w:rPr>
            </w:pPr>
            <w:r>
              <w:rPr>
                <w:b w:val="0"/>
              </w:rPr>
              <w:t>24/7</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E543EB" w:rsidDel="009A3AF7" w:rsidRDefault="004E2FFE">
            <w:pPr>
              <w:rPr>
                <w:b w:val="0"/>
              </w:rPr>
            </w:pPr>
            <w:r>
              <w:rPr>
                <w:b w:val="0"/>
              </w:rPr>
              <w:t>24 horas al día, los 7 días de la semana</w:t>
            </w:r>
          </w:p>
        </w:tc>
      </w:tr>
    </w:tbl>
    <w:p w:rsidR="00A24E1F" w:rsidRDefault="00A24E1F">
      <w:pPr>
        <w:ind w:left="720"/>
        <w:rPr>
          <w:b w:val="0"/>
        </w:rPr>
      </w:pPr>
    </w:p>
    <w:p w:rsidR="00A24E1F" w:rsidRDefault="00F977A9">
      <w:pPr>
        <w:pStyle w:val="Ttulo1"/>
        <w:numPr>
          <w:ilvl w:val="0"/>
          <w:numId w:val="3"/>
        </w:numPr>
        <w:spacing w:before="240" w:after="60"/>
        <w:jc w:val="left"/>
        <w:rPr>
          <w:rFonts w:ascii="Arial" w:hAnsi="Arial" w:cs="Arial"/>
        </w:rPr>
      </w:pPr>
      <w:bookmarkStart w:id="72" w:name="__RefHeading___Toc458092689"/>
      <w:bookmarkStart w:id="73" w:name="_Toc521861216"/>
      <w:bookmarkEnd w:id="72"/>
      <w:r>
        <w:rPr>
          <w:rFonts w:ascii="Arial Black" w:hAnsi="Arial Black" w:cs="Arial Black"/>
        </w:rPr>
        <w:t>Identificación del Proyecto</w:t>
      </w:r>
      <w:bookmarkEnd w:id="73"/>
    </w:p>
    <w:p w:rsidR="00A24E1F" w:rsidRDefault="00A24E1F">
      <w:pPr>
        <w:pStyle w:val="Ttulo2"/>
        <w:numPr>
          <w:ilvl w:val="1"/>
          <w:numId w:val="1"/>
        </w:numPr>
        <w:ind w:left="0" w:firstLine="0"/>
        <w:rPr>
          <w:rFonts w:ascii="Arial" w:hAnsi="Arial" w:cs="Arial"/>
          <w:b/>
          <w:bCs/>
        </w:rPr>
      </w:pPr>
    </w:p>
    <w:tbl>
      <w:tblPr>
        <w:tblW w:w="9093" w:type="dxa"/>
        <w:tblInd w:w="-44"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Change w:id="74" w:author="Victor Morales" w:date="2018-08-12T11:20:00Z">
          <w:tblPr>
            <w:tblW w:w="9093" w:type="dxa"/>
            <w:tblInd w:w="-44"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PrChange>
      </w:tblPr>
      <w:tblGrid>
        <w:gridCol w:w="2268"/>
        <w:gridCol w:w="6825"/>
        <w:tblGridChange w:id="75">
          <w:tblGrid>
            <w:gridCol w:w="44"/>
            <w:gridCol w:w="2224"/>
            <w:gridCol w:w="44"/>
            <w:gridCol w:w="6781"/>
            <w:gridCol w:w="44"/>
          </w:tblGrid>
        </w:tblGridChange>
      </w:tblGrid>
      <w:tr w:rsidR="00A24E1F" w:rsidTr="009A3AF7">
        <w:trPr>
          <w:trHeight w:val="397"/>
          <w:trPrChange w:id="76" w:author="Victor Morales" w:date="2018-08-12T11:20:00Z">
            <w:trPr>
              <w:gridBefore w:val="1"/>
              <w:trHeight w:val="397"/>
            </w:trPr>
          </w:trPrChange>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Change w:id="77" w:author="Victor Morales" w:date="2018-08-12T11:20:00Z">
              <w:tcPr>
                <w:tcW w:w="2268" w:type="dxa"/>
                <w:gridSpan w:val="2"/>
                <w:tcBorders>
                  <w:top w:val="single" w:sz="4" w:space="0" w:color="000001"/>
                  <w:left w:val="single" w:sz="4" w:space="0" w:color="000001"/>
                  <w:bottom w:val="single" w:sz="4" w:space="0" w:color="000001"/>
                </w:tcBorders>
                <w:shd w:val="clear" w:color="auto" w:fill="D9D9D9"/>
                <w:tcMar>
                  <w:left w:w="103" w:type="dxa"/>
                </w:tcMar>
                <w:vAlign w:val="center"/>
              </w:tcPr>
            </w:tcPrChange>
          </w:tcPr>
          <w:p w:rsidR="00A24E1F" w:rsidRDefault="00F977A9">
            <w:pPr>
              <w:rPr>
                <w:b w:val="0"/>
              </w:rPr>
            </w:pPr>
            <w:r>
              <w:t>NUP:</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78" w:author="Victor Morales" w:date="2018-08-12T11:20:00Z">
              <w:tcPr>
                <w:tcW w:w="6824" w:type="dxa"/>
                <w:gridSpan w:val="2"/>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A24E1F" w:rsidRDefault="00280BA9" w:rsidP="00280BA9">
            <w:pPr>
              <w:jc w:val="both"/>
              <w:rPr>
                <w:b w:val="0"/>
              </w:rPr>
            </w:pPr>
            <w:r>
              <w:rPr>
                <w:b w:val="0"/>
              </w:rPr>
              <w:t>0</w:t>
            </w:r>
            <w:r w:rsidRPr="00280BA9">
              <w:rPr>
                <w:b w:val="0"/>
              </w:rPr>
              <w:t xml:space="preserve">1-0023-0095  </w:t>
            </w:r>
          </w:p>
        </w:tc>
      </w:tr>
      <w:tr w:rsidR="00A24E1F" w:rsidTr="009A3AF7">
        <w:trPr>
          <w:trHeight w:val="397"/>
          <w:trPrChange w:id="79" w:author="Victor Morales" w:date="2018-08-12T11:20:00Z">
            <w:trPr>
              <w:gridBefore w:val="1"/>
              <w:trHeight w:val="397"/>
            </w:trPr>
          </w:trPrChange>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Change w:id="80" w:author="Victor Morales" w:date="2018-08-12T11:20:00Z">
              <w:tcPr>
                <w:tcW w:w="2268" w:type="dxa"/>
                <w:gridSpan w:val="2"/>
                <w:tcBorders>
                  <w:top w:val="single" w:sz="4" w:space="0" w:color="000001"/>
                  <w:left w:val="single" w:sz="4" w:space="0" w:color="000001"/>
                  <w:bottom w:val="single" w:sz="4" w:space="0" w:color="000001"/>
                </w:tcBorders>
                <w:shd w:val="clear" w:color="auto" w:fill="D9D9D9"/>
                <w:tcMar>
                  <w:left w:w="103" w:type="dxa"/>
                </w:tcMar>
                <w:vAlign w:val="center"/>
              </w:tcPr>
            </w:tcPrChange>
          </w:tcPr>
          <w:p w:rsidR="00A24E1F" w:rsidRDefault="00F977A9">
            <w:pPr>
              <w:rPr>
                <w:b w:val="0"/>
              </w:rPr>
            </w:pPr>
            <w:r>
              <w:t xml:space="preserve">PROYECTO: </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81" w:author="Victor Morales" w:date="2018-08-12T11:20:00Z">
              <w:tcPr>
                <w:tcW w:w="6824" w:type="dxa"/>
                <w:gridSpan w:val="2"/>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A24E1F" w:rsidRDefault="00280BA9">
            <w:pPr>
              <w:jc w:val="both"/>
            </w:pPr>
            <w:del w:id="82" w:author="Victor Morales" w:date="2018-08-12T11:21:00Z">
              <w:r w:rsidRPr="00280BA9" w:rsidDel="009A3AF7">
                <w:rPr>
                  <w:b w:val="0"/>
                </w:rPr>
                <w:delText>ADM. PRESTAMOS CREDIADQUIRIENCIA</w:delText>
              </w:r>
            </w:del>
            <w:ins w:id="83" w:author="Victor Morales" w:date="2018-08-12T11:21:00Z">
              <w:r w:rsidR="009A3AF7">
                <w:rPr>
                  <w:b w:val="0"/>
                </w:rPr>
                <w:t>Aplicación Móvil para Notificación de Abusos en el Transporte Colectivo</w:t>
              </w:r>
            </w:ins>
          </w:p>
        </w:tc>
      </w:tr>
      <w:tr w:rsidR="00A24E1F" w:rsidTr="009A3AF7">
        <w:trPr>
          <w:trHeight w:val="397"/>
          <w:trPrChange w:id="84" w:author="Victor Morales" w:date="2018-08-12T11:20:00Z">
            <w:trPr>
              <w:gridBefore w:val="1"/>
              <w:trHeight w:val="397"/>
            </w:trPr>
          </w:trPrChange>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Change w:id="85" w:author="Victor Morales" w:date="2018-08-12T11:20:00Z">
              <w:tcPr>
                <w:tcW w:w="2268" w:type="dxa"/>
                <w:gridSpan w:val="2"/>
                <w:tcBorders>
                  <w:top w:val="single" w:sz="4" w:space="0" w:color="000001"/>
                  <w:left w:val="single" w:sz="4" w:space="0" w:color="000001"/>
                  <w:bottom w:val="single" w:sz="4" w:space="0" w:color="000001"/>
                </w:tcBorders>
                <w:shd w:val="clear" w:color="auto" w:fill="D9D9D9"/>
                <w:tcMar>
                  <w:left w:w="103" w:type="dxa"/>
                </w:tcMar>
                <w:vAlign w:val="center"/>
              </w:tcPr>
            </w:tcPrChange>
          </w:tcPr>
          <w:p w:rsidR="00A24E1F" w:rsidRDefault="00F977A9">
            <w:pPr>
              <w:rPr>
                <w:b w:val="0"/>
              </w:rPr>
            </w:pPr>
            <w:r>
              <w:t>FECHA:</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86" w:author="Victor Morales" w:date="2018-08-12T11:20:00Z">
              <w:tcPr>
                <w:tcW w:w="6824" w:type="dxa"/>
                <w:gridSpan w:val="2"/>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9A3AF7" w:rsidRPr="009A3AF7" w:rsidRDefault="00280BA9">
            <w:pPr>
              <w:jc w:val="both"/>
              <w:rPr>
                <w:b w:val="0"/>
                <w:rPrChange w:id="87" w:author="Victor Morales" w:date="2018-08-12T11:23:00Z">
                  <w:rPr/>
                </w:rPrChange>
              </w:rPr>
            </w:pPr>
            <w:del w:id="88" w:author="Victor Morales" w:date="2018-08-12T11:20:00Z">
              <w:r w:rsidDel="009A3AF7">
                <w:rPr>
                  <w:b w:val="0"/>
                </w:rPr>
                <w:delText>30</w:delText>
              </w:r>
              <w:r w:rsidR="00794046" w:rsidDel="009A3AF7">
                <w:rPr>
                  <w:b w:val="0"/>
                </w:rPr>
                <w:delText xml:space="preserve"> de enero de 2017</w:delText>
              </w:r>
            </w:del>
            <w:ins w:id="89" w:author="Victor Morales" w:date="2018-08-12T11:20:00Z">
              <w:r w:rsidR="009A3AF7">
                <w:rPr>
                  <w:b w:val="0"/>
                </w:rPr>
                <w:t>02 de agosto de 2018</w:t>
              </w:r>
            </w:ins>
          </w:p>
        </w:tc>
      </w:tr>
      <w:tr w:rsidR="009A3AF7" w:rsidTr="009A3AF7">
        <w:trPr>
          <w:trHeight w:val="397"/>
          <w:ins w:id="90" w:author="Victor Morales" w:date="2018-08-12T11:23:00Z"/>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9A3AF7" w:rsidRDefault="009A3AF7">
            <w:pPr>
              <w:rPr>
                <w:ins w:id="91" w:author="Victor Morales" w:date="2018-08-12T11:23:00Z"/>
              </w:rPr>
            </w:pPr>
            <w:ins w:id="92" w:author="Victor Morales" w:date="2018-08-12T11:23:00Z">
              <w:r>
                <w:t>MÓDULO:</w:t>
              </w:r>
            </w:ins>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9A3AF7" w:rsidDel="009A3AF7" w:rsidRDefault="008E364A">
            <w:pPr>
              <w:jc w:val="both"/>
              <w:rPr>
                <w:ins w:id="93" w:author="Victor Morales" w:date="2018-08-12T11:23:00Z"/>
                <w:b w:val="0"/>
              </w:rPr>
            </w:pPr>
            <w:ins w:id="94" w:author="Victor Morales" w:date="2018-08-12T11:25:00Z">
              <w:r>
                <w:rPr>
                  <w:b w:val="0"/>
                </w:rPr>
                <w:t>Clientes</w:t>
              </w:r>
            </w:ins>
          </w:p>
        </w:tc>
      </w:tr>
      <w:tr w:rsidR="005313B7" w:rsidTr="009A3AF7">
        <w:trPr>
          <w:trHeight w:val="397"/>
          <w:ins w:id="95" w:author="Victor Morales" w:date="2018-08-12T11:33:00Z"/>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5313B7" w:rsidRDefault="005313B7">
            <w:pPr>
              <w:rPr>
                <w:ins w:id="96" w:author="Victor Morales" w:date="2018-08-12T11:33:00Z"/>
              </w:rPr>
            </w:pPr>
            <w:ins w:id="97" w:author="Victor Morales" w:date="2018-08-12T11:33:00Z">
              <w:r>
                <w:t>SUB-MÓDULO:</w:t>
              </w:r>
            </w:ins>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5313B7" w:rsidRDefault="005313B7">
            <w:pPr>
              <w:jc w:val="both"/>
              <w:rPr>
                <w:ins w:id="98" w:author="Victor Morales" w:date="2018-08-12T11:33:00Z"/>
                <w:b w:val="0"/>
              </w:rPr>
            </w:pPr>
          </w:p>
        </w:tc>
      </w:tr>
      <w:tr w:rsidR="00A24E1F" w:rsidDel="009A3AF7" w:rsidTr="009A3AF7">
        <w:trPr>
          <w:trHeight w:val="397"/>
          <w:del w:id="99" w:author="Victor Morales" w:date="2018-08-12T11:20:00Z"/>
          <w:trPrChange w:id="100" w:author="Victor Morales" w:date="2018-08-12T11:20:00Z">
            <w:trPr>
              <w:gridBefore w:val="1"/>
              <w:trHeight w:val="397"/>
            </w:trPr>
          </w:trPrChange>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Change w:id="101" w:author="Victor Morales" w:date="2018-08-12T11:20:00Z">
              <w:tcPr>
                <w:tcW w:w="2268" w:type="dxa"/>
                <w:gridSpan w:val="2"/>
                <w:tcBorders>
                  <w:top w:val="single" w:sz="4" w:space="0" w:color="000001"/>
                  <w:left w:val="single" w:sz="4" w:space="0" w:color="000001"/>
                  <w:bottom w:val="single" w:sz="4" w:space="0" w:color="000001"/>
                </w:tcBorders>
                <w:shd w:val="clear" w:color="auto" w:fill="D9D9D9"/>
                <w:tcMar>
                  <w:left w:w="103" w:type="dxa"/>
                </w:tcMar>
                <w:vAlign w:val="center"/>
              </w:tcPr>
            </w:tcPrChange>
          </w:tcPr>
          <w:p w:rsidR="00A24E1F" w:rsidDel="009A3AF7" w:rsidRDefault="00F977A9">
            <w:pPr>
              <w:rPr>
                <w:del w:id="102" w:author="Victor Morales" w:date="2018-08-12T11:20:00Z"/>
                <w:b w:val="0"/>
              </w:rPr>
            </w:pPr>
            <w:del w:id="103" w:author="Victor Morales" w:date="2018-08-12T11:20:00Z">
              <w:r w:rsidDel="009A3AF7">
                <w:delText>CLIENTE:</w:delText>
              </w:r>
            </w:del>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104" w:author="Victor Morales" w:date="2018-08-12T11:20:00Z">
              <w:tcPr>
                <w:tcW w:w="6824" w:type="dxa"/>
                <w:gridSpan w:val="2"/>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A24E1F" w:rsidDel="009A3AF7" w:rsidRDefault="00F977A9">
            <w:pPr>
              <w:jc w:val="both"/>
              <w:rPr>
                <w:del w:id="105" w:author="Victor Morales" w:date="2018-08-12T11:20:00Z"/>
              </w:rPr>
            </w:pPr>
            <w:del w:id="106" w:author="Victor Morales" w:date="2018-08-12T11:20:00Z">
              <w:r w:rsidDel="009A3AF7">
                <w:rPr>
                  <w:b w:val="0"/>
                </w:rPr>
                <w:delText>Banco del País, Honduras</w:delText>
              </w:r>
            </w:del>
          </w:p>
        </w:tc>
      </w:tr>
      <w:tr w:rsidR="00A24E1F" w:rsidDel="009A3AF7" w:rsidTr="009A3AF7">
        <w:trPr>
          <w:trHeight w:val="397"/>
          <w:del w:id="107" w:author="Victor Morales" w:date="2018-08-12T11:20:00Z"/>
          <w:trPrChange w:id="108" w:author="Victor Morales" w:date="2018-08-12T11:20:00Z">
            <w:trPr>
              <w:gridBefore w:val="1"/>
              <w:trHeight w:val="397"/>
            </w:trPr>
          </w:trPrChange>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Change w:id="109" w:author="Victor Morales" w:date="2018-08-12T11:20:00Z">
              <w:tcPr>
                <w:tcW w:w="2268" w:type="dxa"/>
                <w:gridSpan w:val="2"/>
                <w:tcBorders>
                  <w:top w:val="single" w:sz="4" w:space="0" w:color="000001"/>
                  <w:left w:val="single" w:sz="4" w:space="0" w:color="000001"/>
                  <w:bottom w:val="single" w:sz="4" w:space="0" w:color="000001"/>
                </w:tcBorders>
                <w:shd w:val="clear" w:color="auto" w:fill="D9D9D9"/>
                <w:tcMar>
                  <w:left w:w="103" w:type="dxa"/>
                </w:tcMar>
                <w:vAlign w:val="center"/>
              </w:tcPr>
            </w:tcPrChange>
          </w:tcPr>
          <w:p w:rsidR="00A24E1F" w:rsidDel="009A3AF7" w:rsidRDefault="00F977A9">
            <w:pPr>
              <w:rPr>
                <w:del w:id="110" w:author="Victor Morales" w:date="2018-08-12T11:20:00Z"/>
                <w:b w:val="0"/>
              </w:rPr>
            </w:pPr>
            <w:del w:id="111" w:author="Victor Morales" w:date="2018-08-12T11:20:00Z">
              <w:r w:rsidDel="009A3AF7">
                <w:delText>MÓDULO:</w:delText>
              </w:r>
            </w:del>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112" w:author="Victor Morales" w:date="2018-08-12T11:20:00Z">
              <w:tcPr>
                <w:tcW w:w="6824" w:type="dxa"/>
                <w:gridSpan w:val="2"/>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A24E1F" w:rsidDel="009A3AF7" w:rsidRDefault="00F977A9">
            <w:pPr>
              <w:jc w:val="both"/>
              <w:rPr>
                <w:del w:id="113" w:author="Victor Morales" w:date="2018-08-12T11:20:00Z"/>
              </w:rPr>
            </w:pPr>
            <w:del w:id="114" w:author="Victor Morales" w:date="2018-08-12T11:20:00Z">
              <w:r w:rsidDel="009A3AF7">
                <w:rPr>
                  <w:b w:val="0"/>
                </w:rPr>
                <w:delText>Core Bancario Byte</w:delText>
              </w:r>
            </w:del>
          </w:p>
        </w:tc>
      </w:tr>
      <w:tr w:rsidR="00A24E1F" w:rsidDel="009A3AF7" w:rsidTr="009A3AF7">
        <w:trPr>
          <w:trHeight w:val="397"/>
          <w:del w:id="115" w:author="Victor Morales" w:date="2018-08-12T11:20:00Z"/>
          <w:trPrChange w:id="116" w:author="Victor Morales" w:date="2018-08-12T11:20:00Z">
            <w:trPr>
              <w:gridBefore w:val="1"/>
              <w:trHeight w:val="397"/>
            </w:trPr>
          </w:trPrChange>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Change w:id="117" w:author="Victor Morales" w:date="2018-08-12T11:20:00Z">
              <w:tcPr>
                <w:tcW w:w="2268" w:type="dxa"/>
                <w:gridSpan w:val="2"/>
                <w:tcBorders>
                  <w:top w:val="single" w:sz="4" w:space="0" w:color="000001"/>
                  <w:left w:val="single" w:sz="4" w:space="0" w:color="000001"/>
                  <w:bottom w:val="single" w:sz="4" w:space="0" w:color="000001"/>
                </w:tcBorders>
                <w:shd w:val="clear" w:color="auto" w:fill="D9D9D9"/>
                <w:tcMar>
                  <w:left w:w="103" w:type="dxa"/>
                </w:tcMar>
                <w:vAlign w:val="center"/>
              </w:tcPr>
            </w:tcPrChange>
          </w:tcPr>
          <w:p w:rsidR="00A24E1F" w:rsidDel="009A3AF7" w:rsidRDefault="00F977A9">
            <w:pPr>
              <w:rPr>
                <w:del w:id="118" w:author="Victor Morales" w:date="2018-08-12T11:20:00Z"/>
                <w:b w:val="0"/>
              </w:rPr>
            </w:pPr>
            <w:del w:id="119" w:author="Victor Morales" w:date="2018-08-12T11:20:00Z">
              <w:r w:rsidDel="009A3AF7">
                <w:delText>SUB. MÓDULO</w:delText>
              </w:r>
            </w:del>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120" w:author="Victor Morales" w:date="2018-08-12T11:20:00Z">
              <w:tcPr>
                <w:tcW w:w="6824" w:type="dxa"/>
                <w:gridSpan w:val="2"/>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A24E1F" w:rsidDel="009A3AF7" w:rsidRDefault="00280BA9">
            <w:pPr>
              <w:jc w:val="both"/>
              <w:rPr>
                <w:del w:id="121" w:author="Victor Morales" w:date="2018-08-12T11:20:00Z"/>
              </w:rPr>
            </w:pPr>
            <w:del w:id="122" w:author="Victor Morales" w:date="2018-08-12T11:20:00Z">
              <w:r w:rsidDel="009A3AF7">
                <w:rPr>
                  <w:b w:val="0"/>
                </w:rPr>
                <w:delText>Colocaciones</w:delText>
              </w:r>
            </w:del>
          </w:p>
        </w:tc>
      </w:tr>
    </w:tbl>
    <w:p w:rsidR="00A24E1F" w:rsidRDefault="00F977A9">
      <w:r>
        <w:br w:type="page"/>
      </w:r>
    </w:p>
    <w:p w:rsidR="00A24E1F" w:rsidRPr="007F6BBC" w:rsidRDefault="00F977A9" w:rsidP="007F6BBC">
      <w:pPr>
        <w:pStyle w:val="Ttulo1"/>
        <w:numPr>
          <w:ilvl w:val="0"/>
          <w:numId w:val="3"/>
        </w:numPr>
        <w:spacing w:before="240" w:after="60"/>
        <w:jc w:val="left"/>
      </w:pPr>
      <w:bookmarkStart w:id="123" w:name="__RefHeading___Toc458092690"/>
      <w:bookmarkStart w:id="124" w:name="_Toc521861217"/>
      <w:bookmarkEnd w:id="123"/>
      <w:r>
        <w:rPr>
          <w:rFonts w:ascii="Arial Black" w:hAnsi="Arial Black" w:cs="Arial Black"/>
        </w:rPr>
        <w:lastRenderedPageBreak/>
        <w:t>Requerimientos</w:t>
      </w:r>
      <w:bookmarkEnd w:id="124"/>
    </w:p>
    <w:p w:rsidR="00E410C4" w:rsidRDefault="00E410C4" w:rsidP="00E410C4">
      <w:pPr>
        <w:pStyle w:val="Ttulo2"/>
        <w:numPr>
          <w:ilvl w:val="1"/>
          <w:numId w:val="3"/>
        </w:numPr>
        <w:jc w:val="both"/>
      </w:pPr>
      <w:bookmarkStart w:id="125" w:name="__RefHeading___Toc458092691"/>
      <w:bookmarkStart w:id="126" w:name="_Toc521861218"/>
      <w:bookmarkEnd w:id="125"/>
      <w:r>
        <w:rPr>
          <w:rFonts w:ascii="Arial" w:hAnsi="Arial" w:cs="Arial"/>
          <w:b/>
          <w:bCs/>
        </w:rPr>
        <w:t xml:space="preserve">Requerimiento # 1 – Creación de </w:t>
      </w:r>
      <w:r w:rsidR="006A1979">
        <w:rPr>
          <w:rFonts w:ascii="Arial" w:hAnsi="Arial" w:cs="Arial"/>
          <w:b/>
          <w:bCs/>
        </w:rPr>
        <w:t>APP</w:t>
      </w:r>
      <w:r>
        <w:rPr>
          <w:rFonts w:ascii="Arial" w:hAnsi="Arial" w:cs="Arial"/>
          <w:b/>
          <w:bCs/>
        </w:rPr>
        <w:t>.</w:t>
      </w:r>
      <w:bookmarkEnd w:id="126"/>
      <w:del w:id="127" w:author="Victor Morales" w:date="2018-08-12T11:34:00Z">
        <w:r w:rsidDel="00B24AE3">
          <w:rPr>
            <w:rFonts w:ascii="Arial" w:hAnsi="Arial" w:cs="Arial"/>
            <w:b/>
            <w:bCs/>
          </w:rPr>
          <w:delText xml:space="preserve"> de Credi-Adquir</w:delText>
        </w:r>
      </w:del>
      <w:del w:id="128" w:author="Ana D. Panting / BANCO DEL PAIS" w:date="2017-03-06T10:39:00Z">
        <w:r w:rsidDel="00D3098E">
          <w:rPr>
            <w:rFonts w:ascii="Arial" w:hAnsi="Arial" w:cs="Arial"/>
            <w:b/>
            <w:bCs/>
          </w:rPr>
          <w:delText>i</w:delText>
        </w:r>
      </w:del>
      <w:del w:id="129" w:author="Victor Morales" w:date="2018-08-12T11:34:00Z">
        <w:r w:rsidDel="00B24AE3">
          <w:rPr>
            <w:rFonts w:ascii="Arial" w:hAnsi="Arial" w:cs="Arial"/>
            <w:b/>
            <w:bCs/>
          </w:rPr>
          <w:delText>encia</w:delText>
        </w:r>
      </w:del>
    </w:p>
    <w:p w:rsidR="002050D8" w:rsidRDefault="002050D8" w:rsidP="002050D8">
      <w:pPr>
        <w:ind w:left="720"/>
        <w:jc w:val="both"/>
        <w:rPr>
          <w:b w:val="0"/>
        </w:rPr>
      </w:pPr>
    </w:p>
    <w:p w:rsidR="001E0FBE" w:rsidRDefault="00E410C4" w:rsidP="002050D8">
      <w:pPr>
        <w:ind w:left="720"/>
        <w:jc w:val="both"/>
        <w:rPr>
          <w:b w:val="0"/>
        </w:rPr>
      </w:pPr>
      <w:r>
        <w:rPr>
          <w:b w:val="0"/>
        </w:rPr>
        <w:t xml:space="preserve">Se requiere la creación de una aplicación móvil en la cual se pueda enviar por medio de un botón de pánico </w:t>
      </w:r>
      <w:r w:rsidR="00B00E49">
        <w:rPr>
          <w:b w:val="0"/>
        </w:rPr>
        <w:t xml:space="preserve">las alertas </w:t>
      </w:r>
      <w:r w:rsidR="004E2FFE">
        <w:rPr>
          <w:b w:val="0"/>
        </w:rPr>
        <w:t xml:space="preserve">correspondientes, </w:t>
      </w:r>
      <w:r w:rsidR="006A1979">
        <w:rPr>
          <w:b w:val="0"/>
        </w:rPr>
        <w:t xml:space="preserve">estas tienen que ser recibidas y monitoreadas por un ente que pueda llevar el control de estas. </w:t>
      </w:r>
    </w:p>
    <w:p w:rsidR="001E0FBE" w:rsidRDefault="001E0FBE" w:rsidP="002050D8">
      <w:pPr>
        <w:ind w:left="720"/>
        <w:jc w:val="both"/>
        <w:rPr>
          <w:b w:val="0"/>
        </w:rPr>
      </w:pPr>
    </w:p>
    <w:p w:rsidR="00E410C4" w:rsidRDefault="00604F28" w:rsidP="002050D8">
      <w:pPr>
        <w:ind w:left="720"/>
        <w:jc w:val="both"/>
        <w:rPr>
          <w:b w:val="0"/>
        </w:rPr>
      </w:pPr>
      <w:r>
        <w:rPr>
          <w:b w:val="0"/>
        </w:rPr>
        <w:t>La aplicación debe poseer las siguientes características:</w:t>
      </w:r>
    </w:p>
    <w:p w:rsidR="00604F28" w:rsidRDefault="00604F28" w:rsidP="002050D8">
      <w:pPr>
        <w:ind w:left="720"/>
        <w:jc w:val="both"/>
        <w:rPr>
          <w:b w:val="0"/>
        </w:rPr>
      </w:pPr>
    </w:p>
    <w:p w:rsidR="00604F28" w:rsidRDefault="004E2FFE" w:rsidP="00604F28">
      <w:pPr>
        <w:pStyle w:val="Prrafodelista"/>
        <w:numPr>
          <w:ilvl w:val="0"/>
          <w:numId w:val="28"/>
        </w:numPr>
        <w:jc w:val="both"/>
        <w:rPr>
          <w:b w:val="0"/>
        </w:rPr>
      </w:pPr>
      <w:r>
        <w:rPr>
          <w:b w:val="0"/>
        </w:rPr>
        <w:t>Que</w:t>
      </w:r>
      <w:r w:rsidR="002050D8" w:rsidRPr="00604F28">
        <w:rPr>
          <w:b w:val="0"/>
        </w:rPr>
        <w:t xml:space="preserve"> pueda ser ejecutad</w:t>
      </w:r>
      <w:r w:rsidR="00563D10">
        <w:rPr>
          <w:b w:val="0"/>
        </w:rPr>
        <w:t>a en cualquier smartphone</w:t>
      </w:r>
      <w:r w:rsidR="002050D8" w:rsidRPr="00604F28">
        <w:rPr>
          <w:b w:val="0"/>
        </w:rPr>
        <w:t>, sin importar el siste</w:t>
      </w:r>
      <w:r>
        <w:rPr>
          <w:b w:val="0"/>
        </w:rPr>
        <w:t>ma operativo que este maneje</w:t>
      </w:r>
      <w:r w:rsidR="00604F28" w:rsidRPr="00604F28">
        <w:rPr>
          <w:b w:val="0"/>
        </w:rPr>
        <w:t>, y que pueda estar disponible 24/7.</w:t>
      </w:r>
    </w:p>
    <w:p w:rsidR="00FC6FF1" w:rsidRPr="00FD6941" w:rsidRDefault="00FC6FF1" w:rsidP="00FD6941">
      <w:pPr>
        <w:pStyle w:val="Prrafodelista"/>
        <w:numPr>
          <w:ilvl w:val="0"/>
          <w:numId w:val="28"/>
        </w:numPr>
        <w:jc w:val="both"/>
        <w:rPr>
          <w:b w:val="0"/>
        </w:rPr>
      </w:pPr>
      <w:r>
        <w:rPr>
          <w:b w:val="0"/>
        </w:rPr>
        <w:t>Debe contemplar la autenticación</w:t>
      </w:r>
      <w:r w:rsidR="00A708ED">
        <w:rPr>
          <w:b w:val="0"/>
        </w:rPr>
        <w:t xml:space="preserve"> del usuario</w:t>
      </w:r>
      <w:r>
        <w:rPr>
          <w:b w:val="0"/>
        </w:rPr>
        <w:t xml:space="preserve"> para hacer uso de </w:t>
      </w:r>
      <w:r w:rsidR="00CC7FD7">
        <w:rPr>
          <w:b w:val="0"/>
        </w:rPr>
        <w:t xml:space="preserve">la aplicación, </w:t>
      </w:r>
      <w:r w:rsidR="00A708ED">
        <w:rPr>
          <w:b w:val="0"/>
        </w:rPr>
        <w:t>donde se pida el correo (que funcionará como usuario) y la contraseña.</w:t>
      </w:r>
    </w:p>
    <w:p w:rsidR="00A708ED" w:rsidRDefault="00A708ED" w:rsidP="00A708ED">
      <w:pPr>
        <w:pStyle w:val="Prrafodelista"/>
        <w:ind w:left="1440"/>
        <w:jc w:val="both"/>
        <w:rPr>
          <w:b w:val="0"/>
        </w:rPr>
      </w:pPr>
      <w:r>
        <w:rPr>
          <w:b w:val="0"/>
        </w:rPr>
        <w:t>Se solicita que</w:t>
      </w:r>
      <w:r w:rsidR="004E2FFE">
        <w:rPr>
          <w:b w:val="0"/>
        </w:rPr>
        <w:t>,</w:t>
      </w:r>
      <w:r>
        <w:rPr>
          <w:b w:val="0"/>
        </w:rPr>
        <w:t xml:space="preserve"> para esta parte de la aplicación</w:t>
      </w:r>
      <w:r w:rsidR="004E2FFE">
        <w:rPr>
          <w:b w:val="0"/>
        </w:rPr>
        <w:t>,</w:t>
      </w:r>
      <w:r>
        <w:rPr>
          <w:b w:val="0"/>
        </w:rPr>
        <w:t xml:space="preserve"> se cuente con lo siguiente:</w:t>
      </w:r>
    </w:p>
    <w:p w:rsidR="00A708ED" w:rsidRDefault="00A708ED" w:rsidP="00A708ED">
      <w:pPr>
        <w:pStyle w:val="Prrafodelista"/>
        <w:numPr>
          <w:ilvl w:val="1"/>
          <w:numId w:val="28"/>
        </w:numPr>
        <w:jc w:val="both"/>
        <w:rPr>
          <w:b w:val="0"/>
        </w:rPr>
      </w:pPr>
      <w:r>
        <w:rPr>
          <w:b w:val="0"/>
        </w:rPr>
        <w:t>En el caso que el cliente no tenga una cuenta, solicitarle los siguientes datos</w:t>
      </w:r>
      <w:r w:rsidR="00D52D39">
        <w:rPr>
          <w:b w:val="0"/>
        </w:rPr>
        <w:t xml:space="preserve"> por medio de un formulario</w:t>
      </w:r>
      <w:r>
        <w:rPr>
          <w:b w:val="0"/>
        </w:rPr>
        <w:t>:</w:t>
      </w:r>
    </w:p>
    <w:p w:rsidR="00A708ED" w:rsidRDefault="00A708ED" w:rsidP="00A708ED">
      <w:pPr>
        <w:pStyle w:val="Prrafodelista"/>
        <w:numPr>
          <w:ilvl w:val="2"/>
          <w:numId w:val="28"/>
        </w:numPr>
        <w:jc w:val="both"/>
        <w:rPr>
          <w:b w:val="0"/>
        </w:rPr>
      </w:pPr>
      <w:r>
        <w:rPr>
          <w:b w:val="0"/>
        </w:rPr>
        <w:t>Nombre</w:t>
      </w:r>
    </w:p>
    <w:p w:rsidR="00A708ED" w:rsidRPr="00242A88" w:rsidRDefault="00A708ED" w:rsidP="00242A88">
      <w:pPr>
        <w:pStyle w:val="Prrafodelista"/>
        <w:numPr>
          <w:ilvl w:val="2"/>
          <w:numId w:val="28"/>
        </w:numPr>
        <w:jc w:val="both"/>
        <w:rPr>
          <w:b w:val="0"/>
        </w:rPr>
      </w:pPr>
      <w:r>
        <w:rPr>
          <w:b w:val="0"/>
        </w:rPr>
        <w:t>Correo electrónico</w:t>
      </w:r>
      <w:r w:rsidR="00242A88">
        <w:rPr>
          <w:b w:val="0"/>
        </w:rPr>
        <w:t xml:space="preserve"> *</w:t>
      </w:r>
    </w:p>
    <w:p w:rsidR="00A708ED" w:rsidRDefault="00A708ED" w:rsidP="00A708ED">
      <w:pPr>
        <w:pStyle w:val="Prrafodelista"/>
        <w:numPr>
          <w:ilvl w:val="2"/>
          <w:numId w:val="28"/>
        </w:numPr>
        <w:jc w:val="both"/>
        <w:rPr>
          <w:b w:val="0"/>
        </w:rPr>
      </w:pPr>
      <w:r>
        <w:rPr>
          <w:b w:val="0"/>
        </w:rPr>
        <w:t>CUI</w:t>
      </w:r>
    </w:p>
    <w:p w:rsidR="00A708ED" w:rsidRDefault="00A708ED" w:rsidP="00A708ED">
      <w:pPr>
        <w:pStyle w:val="Prrafodelista"/>
        <w:numPr>
          <w:ilvl w:val="2"/>
          <w:numId w:val="28"/>
        </w:numPr>
        <w:jc w:val="both"/>
        <w:rPr>
          <w:b w:val="0"/>
        </w:rPr>
      </w:pPr>
      <w:r>
        <w:rPr>
          <w:b w:val="0"/>
        </w:rPr>
        <w:t>Contraseña *</w:t>
      </w:r>
      <w:r w:rsidR="00242A88">
        <w:rPr>
          <w:b w:val="0"/>
        </w:rPr>
        <w:t>*</w:t>
      </w:r>
    </w:p>
    <w:p w:rsidR="00242A88" w:rsidRPr="00242A88" w:rsidRDefault="00E543EB" w:rsidP="00242A88">
      <w:pPr>
        <w:ind w:left="2160"/>
        <w:jc w:val="both"/>
        <w:rPr>
          <w:b w:val="0"/>
        </w:rPr>
      </w:pPr>
      <w:r>
        <w:rPr>
          <w:b w:val="0"/>
        </w:rPr>
        <w:t xml:space="preserve">Así mismo si el usuario lo desea debe poder crear una cuenta </w:t>
      </w:r>
      <w:r w:rsidR="00242A88">
        <w:rPr>
          <w:b w:val="0"/>
        </w:rPr>
        <w:t>ingresando con alguna red social</w:t>
      </w:r>
      <w:r w:rsidR="00D52D39">
        <w:rPr>
          <w:b w:val="0"/>
        </w:rPr>
        <w:t xml:space="preserve"> de su preferencia</w:t>
      </w:r>
      <w:r>
        <w:rPr>
          <w:b w:val="0"/>
        </w:rPr>
        <w:t>, solo deberá ingresar su número de CUI</w:t>
      </w:r>
      <w:r w:rsidR="00242A88">
        <w:rPr>
          <w:b w:val="0"/>
        </w:rPr>
        <w:t xml:space="preserve"> pa</w:t>
      </w:r>
      <w:r w:rsidR="00D52D39">
        <w:rPr>
          <w:b w:val="0"/>
        </w:rPr>
        <w:t>ra terminar con la creación de esta</w:t>
      </w:r>
      <w:r>
        <w:rPr>
          <w:b w:val="0"/>
        </w:rPr>
        <w:t>.</w:t>
      </w:r>
    </w:p>
    <w:p w:rsidR="00B412A7" w:rsidRPr="00D52D39" w:rsidRDefault="009822AD" w:rsidP="00D52D39">
      <w:pPr>
        <w:pStyle w:val="Prrafodelista"/>
        <w:numPr>
          <w:ilvl w:val="1"/>
          <w:numId w:val="28"/>
        </w:numPr>
        <w:jc w:val="both"/>
        <w:rPr>
          <w:b w:val="0"/>
        </w:rPr>
      </w:pPr>
      <w:r>
        <w:rPr>
          <w:b w:val="0"/>
        </w:rPr>
        <w:t>En el caso de que el cliente ya tenga</w:t>
      </w:r>
      <w:r w:rsidR="00242A88">
        <w:rPr>
          <w:b w:val="0"/>
        </w:rPr>
        <w:t xml:space="preserve"> una cuenta, pero haya olvidado sus credenciales, se le presentará un formulario donde debe ingresar su correo, después de este paso, se le enviará una contraseña temporal para que pueda hacer uso de su </w:t>
      </w:r>
      <w:r w:rsidR="00D52D39">
        <w:rPr>
          <w:b w:val="0"/>
        </w:rPr>
        <w:t>cuenta</w:t>
      </w:r>
      <w:r w:rsidR="00242A88">
        <w:rPr>
          <w:b w:val="0"/>
        </w:rPr>
        <w:t>.</w:t>
      </w:r>
      <w:r w:rsidR="00D43AC0">
        <w:rPr>
          <w:b w:val="0"/>
        </w:rPr>
        <w:t xml:space="preserve"> (</w:t>
      </w:r>
      <w:r w:rsidR="00242A88" w:rsidRPr="00D43AC0">
        <w:rPr>
          <w:b w:val="0"/>
        </w:rPr>
        <w:t>La contraseña temporal tendrá vencimiento de 72 horas</w:t>
      </w:r>
      <w:r w:rsidR="00D43AC0">
        <w:rPr>
          <w:b w:val="0"/>
        </w:rPr>
        <w:t>)</w:t>
      </w:r>
      <w:r w:rsidR="00242A88" w:rsidRPr="00D43AC0">
        <w:rPr>
          <w:b w:val="0"/>
        </w:rPr>
        <w:t>.</w:t>
      </w:r>
    </w:p>
    <w:p w:rsidR="00242A88" w:rsidRPr="00242A88" w:rsidRDefault="00242A88" w:rsidP="00242A88">
      <w:pPr>
        <w:ind w:left="1440"/>
        <w:jc w:val="both"/>
        <w:rPr>
          <w:b w:val="0"/>
          <w:i/>
        </w:rPr>
      </w:pPr>
      <w:r w:rsidRPr="00242A88">
        <w:rPr>
          <w:b w:val="0"/>
          <w:i/>
        </w:rPr>
        <w:t>(*) Debe ser un correo electrónico válido. (**) Debe solicitarse que el usuario repita la contraseña para evitar errores.</w:t>
      </w:r>
    </w:p>
    <w:p w:rsidR="00FD6941" w:rsidRDefault="00E17567" w:rsidP="00604F28">
      <w:pPr>
        <w:pStyle w:val="Prrafodelista"/>
        <w:numPr>
          <w:ilvl w:val="0"/>
          <w:numId w:val="28"/>
        </w:numPr>
        <w:jc w:val="both"/>
        <w:rPr>
          <w:b w:val="0"/>
        </w:rPr>
      </w:pPr>
      <w:r>
        <w:rPr>
          <w:b w:val="0"/>
        </w:rPr>
        <w:t>Que,</w:t>
      </w:r>
      <w:r w:rsidR="00052E34">
        <w:rPr>
          <w:b w:val="0"/>
        </w:rPr>
        <w:t xml:space="preserve"> </w:t>
      </w:r>
      <w:r w:rsidR="00563D10">
        <w:rPr>
          <w:b w:val="0"/>
        </w:rPr>
        <w:t xml:space="preserve">al enviar </w:t>
      </w:r>
      <w:r w:rsidR="00FF550F">
        <w:rPr>
          <w:b w:val="0"/>
        </w:rPr>
        <w:t>una</w:t>
      </w:r>
      <w:r w:rsidR="00563D10">
        <w:rPr>
          <w:b w:val="0"/>
        </w:rPr>
        <w:t xml:space="preserve"> notificación, </w:t>
      </w:r>
      <w:r w:rsidR="004E403B">
        <w:rPr>
          <w:b w:val="0"/>
        </w:rPr>
        <w:t>esta</w:t>
      </w:r>
      <w:r w:rsidR="00563D10">
        <w:rPr>
          <w:b w:val="0"/>
        </w:rPr>
        <w:t xml:space="preserve"> </w:t>
      </w:r>
      <w:r w:rsidR="00FD6941">
        <w:rPr>
          <w:b w:val="0"/>
        </w:rPr>
        <w:t>lleve como datos lo siguiente:</w:t>
      </w:r>
    </w:p>
    <w:p w:rsidR="00FD6941" w:rsidRDefault="00FD6941" w:rsidP="00FD6941">
      <w:pPr>
        <w:pStyle w:val="Prrafodelista"/>
        <w:numPr>
          <w:ilvl w:val="1"/>
          <w:numId w:val="28"/>
        </w:numPr>
        <w:jc w:val="both"/>
        <w:rPr>
          <w:b w:val="0"/>
        </w:rPr>
      </w:pPr>
      <w:r>
        <w:rPr>
          <w:b w:val="0"/>
        </w:rPr>
        <w:t>C</w:t>
      </w:r>
      <w:r w:rsidR="00563D10">
        <w:rPr>
          <w:b w:val="0"/>
        </w:rPr>
        <w:t>oordenadas</w:t>
      </w:r>
      <w:r>
        <w:rPr>
          <w:b w:val="0"/>
        </w:rPr>
        <w:t xml:space="preserve"> G</w:t>
      </w:r>
      <w:r w:rsidR="00563D10">
        <w:rPr>
          <w:b w:val="0"/>
        </w:rPr>
        <w:t xml:space="preserve">eográficas (latitud y longitud), </w:t>
      </w:r>
    </w:p>
    <w:p w:rsidR="00FD6941" w:rsidRDefault="00FD6941" w:rsidP="00FD6941">
      <w:pPr>
        <w:pStyle w:val="Prrafodelista"/>
        <w:numPr>
          <w:ilvl w:val="1"/>
          <w:numId w:val="28"/>
        </w:numPr>
        <w:jc w:val="both"/>
        <w:rPr>
          <w:b w:val="0"/>
        </w:rPr>
      </w:pPr>
      <w:r>
        <w:rPr>
          <w:b w:val="0"/>
        </w:rPr>
        <w:t>T</w:t>
      </w:r>
      <w:r w:rsidR="0040728D">
        <w:rPr>
          <w:b w:val="0"/>
        </w:rPr>
        <w:t>ipo de notificación</w:t>
      </w:r>
      <w:r>
        <w:rPr>
          <w:b w:val="0"/>
        </w:rPr>
        <w:t xml:space="preserve"> (según tabla en el requerimiento #1)</w:t>
      </w:r>
      <w:r w:rsidR="0040728D">
        <w:rPr>
          <w:b w:val="0"/>
        </w:rPr>
        <w:t xml:space="preserve">, </w:t>
      </w:r>
    </w:p>
    <w:p w:rsidR="00FD6941" w:rsidRDefault="00FD6941" w:rsidP="00FD6941">
      <w:pPr>
        <w:pStyle w:val="Prrafodelista"/>
        <w:numPr>
          <w:ilvl w:val="1"/>
          <w:numId w:val="28"/>
        </w:numPr>
        <w:jc w:val="both"/>
        <w:rPr>
          <w:b w:val="0"/>
        </w:rPr>
      </w:pPr>
      <w:r>
        <w:rPr>
          <w:b w:val="0"/>
        </w:rPr>
        <w:t>V</w:t>
      </w:r>
      <w:r w:rsidR="001E0FBE">
        <w:rPr>
          <w:b w:val="0"/>
        </w:rPr>
        <w:t>ehículo en el que sucede</w:t>
      </w:r>
      <w:r>
        <w:rPr>
          <w:b w:val="0"/>
        </w:rPr>
        <w:t xml:space="preserve"> el hecho</w:t>
      </w:r>
      <w:r w:rsidR="001E0FBE">
        <w:rPr>
          <w:b w:val="0"/>
        </w:rPr>
        <w:t xml:space="preserve">, </w:t>
      </w:r>
    </w:p>
    <w:p w:rsidR="00FD6941" w:rsidRDefault="00FD6941" w:rsidP="00FD6941">
      <w:pPr>
        <w:pStyle w:val="Prrafodelista"/>
        <w:numPr>
          <w:ilvl w:val="1"/>
          <w:numId w:val="28"/>
        </w:numPr>
        <w:jc w:val="both"/>
        <w:rPr>
          <w:b w:val="0"/>
        </w:rPr>
      </w:pPr>
      <w:r>
        <w:rPr>
          <w:b w:val="0"/>
        </w:rPr>
        <w:t>F</w:t>
      </w:r>
      <w:r w:rsidR="00563D10">
        <w:rPr>
          <w:b w:val="0"/>
        </w:rPr>
        <w:t>echa y hora</w:t>
      </w:r>
      <w:r>
        <w:rPr>
          <w:b w:val="0"/>
        </w:rPr>
        <w:t>,</w:t>
      </w:r>
    </w:p>
    <w:p w:rsidR="00FD6941" w:rsidRDefault="00FD6941" w:rsidP="00FD6941">
      <w:pPr>
        <w:pStyle w:val="Prrafodelista"/>
        <w:numPr>
          <w:ilvl w:val="1"/>
          <w:numId w:val="28"/>
        </w:numPr>
        <w:jc w:val="both"/>
        <w:rPr>
          <w:b w:val="0"/>
        </w:rPr>
      </w:pPr>
      <w:r>
        <w:rPr>
          <w:b w:val="0"/>
        </w:rPr>
        <w:t>Usuario que envía la notificación.</w:t>
      </w:r>
    </w:p>
    <w:p w:rsidR="00563D10" w:rsidRPr="00FD6941" w:rsidRDefault="00FD6941" w:rsidP="00FD6941">
      <w:pPr>
        <w:ind w:left="720" w:firstLine="720"/>
        <w:jc w:val="both"/>
        <w:rPr>
          <w:b w:val="0"/>
        </w:rPr>
      </w:pPr>
      <w:r>
        <w:rPr>
          <w:b w:val="0"/>
        </w:rPr>
        <w:t>Esto se utilizará para</w:t>
      </w:r>
      <w:r w:rsidR="0040728D" w:rsidRPr="00FD6941">
        <w:rPr>
          <w:b w:val="0"/>
        </w:rPr>
        <w:t xml:space="preserve"> una mayor referencia a la hora de recibir la notificación.</w:t>
      </w:r>
    </w:p>
    <w:p w:rsidR="004F01EA" w:rsidRDefault="004E403B" w:rsidP="00604F28">
      <w:pPr>
        <w:pStyle w:val="Prrafodelista"/>
        <w:numPr>
          <w:ilvl w:val="0"/>
          <w:numId w:val="28"/>
        </w:numPr>
        <w:jc w:val="both"/>
        <w:rPr>
          <w:b w:val="0"/>
        </w:rPr>
      </w:pPr>
      <w:r>
        <w:rPr>
          <w:b w:val="0"/>
        </w:rPr>
        <w:t>El</w:t>
      </w:r>
      <w:r w:rsidR="00FF550F">
        <w:rPr>
          <w:b w:val="0"/>
        </w:rPr>
        <w:t xml:space="preserve"> usuario que haga uso de la </w:t>
      </w:r>
      <w:r w:rsidR="001E0FBE">
        <w:rPr>
          <w:b w:val="0"/>
        </w:rPr>
        <w:t>aplicación</w:t>
      </w:r>
      <w:r w:rsidR="00FF550F">
        <w:rPr>
          <w:b w:val="0"/>
        </w:rPr>
        <w:t xml:space="preserve"> pueda </w:t>
      </w:r>
      <w:r w:rsidR="00F6529E">
        <w:rPr>
          <w:b w:val="0"/>
        </w:rPr>
        <w:t>agregar</w:t>
      </w:r>
      <w:r w:rsidR="00522963">
        <w:rPr>
          <w:b w:val="0"/>
        </w:rPr>
        <w:t xml:space="preserve"> </w:t>
      </w:r>
      <w:r w:rsidR="006E01C4">
        <w:rPr>
          <w:b w:val="0"/>
        </w:rPr>
        <w:t>nuevos ve</w:t>
      </w:r>
      <w:r w:rsidR="001E0FBE">
        <w:rPr>
          <w:b w:val="0"/>
        </w:rPr>
        <w:t>h</w:t>
      </w:r>
      <w:r w:rsidR="007A53BC">
        <w:rPr>
          <w:b w:val="0"/>
        </w:rPr>
        <w:t xml:space="preserve">ículos de transporte colectivo, así como la eliminación de estos. </w:t>
      </w:r>
    </w:p>
    <w:p w:rsidR="0040728D" w:rsidRDefault="007A53BC" w:rsidP="004F01EA">
      <w:pPr>
        <w:pStyle w:val="Prrafodelista"/>
        <w:numPr>
          <w:ilvl w:val="1"/>
          <w:numId w:val="28"/>
        </w:numPr>
        <w:jc w:val="both"/>
        <w:rPr>
          <w:b w:val="0"/>
        </w:rPr>
      </w:pPr>
      <w:r>
        <w:rPr>
          <w:b w:val="0"/>
        </w:rPr>
        <w:t>Para el caso de eliminación de vehículos, se debe preguntar</w:t>
      </w:r>
      <w:r w:rsidR="00522963">
        <w:rPr>
          <w:b w:val="0"/>
        </w:rPr>
        <w:t xml:space="preserve"> primero si realmente desea eliminarlo, esto para evitar </w:t>
      </w:r>
      <w:r w:rsidR="004F01EA">
        <w:rPr>
          <w:b w:val="0"/>
        </w:rPr>
        <w:t>que se haga involuntariamente.</w:t>
      </w:r>
    </w:p>
    <w:p w:rsidR="003D19B2" w:rsidRDefault="004F01EA" w:rsidP="004F01EA">
      <w:pPr>
        <w:pStyle w:val="Prrafodelista"/>
        <w:numPr>
          <w:ilvl w:val="1"/>
          <w:numId w:val="28"/>
        </w:numPr>
        <w:jc w:val="both"/>
        <w:rPr>
          <w:b w:val="0"/>
        </w:rPr>
      </w:pPr>
      <w:r>
        <w:rPr>
          <w:b w:val="0"/>
        </w:rPr>
        <w:t xml:space="preserve">Para el caso de añadir vehículos, puede hacerse </w:t>
      </w:r>
      <w:r w:rsidR="003D19B2">
        <w:rPr>
          <w:b w:val="0"/>
        </w:rPr>
        <w:t>de dos formas:</w:t>
      </w:r>
    </w:p>
    <w:p w:rsidR="004F01EA" w:rsidRDefault="003D19B2" w:rsidP="003D19B2">
      <w:pPr>
        <w:pStyle w:val="Prrafodelista"/>
        <w:numPr>
          <w:ilvl w:val="2"/>
          <w:numId w:val="28"/>
        </w:numPr>
        <w:jc w:val="both"/>
        <w:rPr>
          <w:b w:val="0"/>
        </w:rPr>
      </w:pPr>
      <w:r>
        <w:rPr>
          <w:b w:val="0"/>
        </w:rPr>
        <w:t>M</w:t>
      </w:r>
      <w:r w:rsidR="004F01EA">
        <w:rPr>
          <w:b w:val="0"/>
        </w:rPr>
        <w:t>ediante un formulario que solicite los siguientes datos:</w:t>
      </w:r>
    </w:p>
    <w:p w:rsidR="004F01EA" w:rsidRDefault="004F01EA" w:rsidP="003D19B2">
      <w:pPr>
        <w:pStyle w:val="Prrafodelista"/>
        <w:numPr>
          <w:ilvl w:val="3"/>
          <w:numId w:val="28"/>
        </w:numPr>
        <w:jc w:val="both"/>
        <w:rPr>
          <w:b w:val="0"/>
        </w:rPr>
      </w:pPr>
      <w:r>
        <w:rPr>
          <w:b w:val="0"/>
        </w:rPr>
        <w:t>Placa</w:t>
      </w:r>
      <w:r w:rsidR="003D19B2">
        <w:rPr>
          <w:b w:val="0"/>
        </w:rPr>
        <w:t xml:space="preserve"> </w:t>
      </w:r>
      <w:r>
        <w:rPr>
          <w:b w:val="0"/>
        </w:rPr>
        <w:t>*</w:t>
      </w:r>
      <w:r w:rsidR="00F83283">
        <w:rPr>
          <w:b w:val="0"/>
        </w:rPr>
        <w:t xml:space="preserve"> </w:t>
      </w:r>
      <w:r w:rsidR="00D76713">
        <w:rPr>
          <w:b w:val="0"/>
        </w:rPr>
        <w:t>*</w:t>
      </w:r>
      <w:r w:rsidR="00F83283">
        <w:rPr>
          <w:b w:val="0"/>
        </w:rPr>
        <w:t>*</w:t>
      </w:r>
    </w:p>
    <w:p w:rsidR="004F01EA" w:rsidRDefault="004F01EA" w:rsidP="003D19B2">
      <w:pPr>
        <w:pStyle w:val="Prrafodelista"/>
        <w:numPr>
          <w:ilvl w:val="3"/>
          <w:numId w:val="28"/>
        </w:numPr>
        <w:jc w:val="both"/>
        <w:rPr>
          <w:b w:val="0"/>
        </w:rPr>
      </w:pPr>
      <w:r>
        <w:rPr>
          <w:b w:val="0"/>
        </w:rPr>
        <w:t>Descripción del Vehículo</w:t>
      </w:r>
      <w:r w:rsidR="003D19B2">
        <w:rPr>
          <w:b w:val="0"/>
        </w:rPr>
        <w:t xml:space="preserve"> </w:t>
      </w:r>
      <w:r>
        <w:rPr>
          <w:b w:val="0"/>
        </w:rPr>
        <w:t>*</w:t>
      </w:r>
    </w:p>
    <w:p w:rsidR="004F01EA" w:rsidRDefault="004F01EA" w:rsidP="003D19B2">
      <w:pPr>
        <w:pStyle w:val="Prrafodelista"/>
        <w:numPr>
          <w:ilvl w:val="3"/>
          <w:numId w:val="28"/>
        </w:numPr>
        <w:jc w:val="both"/>
        <w:rPr>
          <w:b w:val="0"/>
        </w:rPr>
      </w:pPr>
      <w:r>
        <w:rPr>
          <w:b w:val="0"/>
        </w:rPr>
        <w:t>Línea</w:t>
      </w:r>
    </w:p>
    <w:p w:rsidR="003D19B2" w:rsidRDefault="004F01EA" w:rsidP="003D19B2">
      <w:pPr>
        <w:pStyle w:val="Prrafodelista"/>
        <w:numPr>
          <w:ilvl w:val="3"/>
          <w:numId w:val="28"/>
        </w:numPr>
        <w:jc w:val="both"/>
        <w:rPr>
          <w:b w:val="0"/>
        </w:rPr>
      </w:pPr>
      <w:r>
        <w:rPr>
          <w:b w:val="0"/>
        </w:rPr>
        <w:t>Nombre</w:t>
      </w:r>
    </w:p>
    <w:p w:rsidR="003D19B2" w:rsidRDefault="003D19B2" w:rsidP="003D19B2">
      <w:pPr>
        <w:pStyle w:val="Prrafodelista"/>
        <w:numPr>
          <w:ilvl w:val="2"/>
          <w:numId w:val="28"/>
        </w:numPr>
        <w:jc w:val="both"/>
        <w:rPr>
          <w:b w:val="0"/>
        </w:rPr>
      </w:pPr>
      <w:r>
        <w:rPr>
          <w:b w:val="0"/>
        </w:rPr>
        <w:lastRenderedPageBreak/>
        <w:t xml:space="preserve">Para facilitar al usuario el ingreso de datos y que esta sea </w:t>
      </w:r>
      <w:r w:rsidRPr="003D19B2">
        <w:rPr>
          <w:b w:val="0"/>
        </w:rPr>
        <w:t>una forma más rápida y eficaz se requiere que se coloque un lector de código QR el cuál poseerá la información del vehículo y la aplicación debe captar los datos y colocarlos en los campos anteriormente dichos.</w:t>
      </w:r>
    </w:p>
    <w:p w:rsidR="003D19B2" w:rsidRDefault="003D19B2" w:rsidP="003D19B2">
      <w:pPr>
        <w:pStyle w:val="Prrafodelista"/>
        <w:numPr>
          <w:ilvl w:val="3"/>
          <w:numId w:val="28"/>
        </w:numPr>
        <w:jc w:val="both"/>
        <w:rPr>
          <w:b w:val="0"/>
        </w:rPr>
      </w:pPr>
      <w:r>
        <w:rPr>
          <w:b w:val="0"/>
        </w:rPr>
        <w:t>El código QR que se lea estará encriptado en el algoritmo de base 64</w:t>
      </w:r>
      <w:r w:rsidR="009424C4">
        <w:rPr>
          <w:b w:val="0"/>
        </w:rPr>
        <w:t>, por lo cual la aplicación debe tener la función para desencriptar dicho código.</w:t>
      </w:r>
    </w:p>
    <w:p w:rsidR="003D19B2" w:rsidRDefault="00FC6FF1" w:rsidP="00C07E51">
      <w:pPr>
        <w:ind w:left="1440"/>
        <w:jc w:val="both"/>
        <w:rPr>
          <w:b w:val="0"/>
          <w:i/>
        </w:rPr>
      </w:pPr>
      <w:r>
        <w:rPr>
          <w:b w:val="0"/>
          <w:i/>
        </w:rPr>
        <w:t xml:space="preserve"> </w:t>
      </w:r>
      <w:r w:rsidR="00F83283">
        <w:rPr>
          <w:b w:val="0"/>
          <w:i/>
        </w:rPr>
        <w:t>(*) Campos</w:t>
      </w:r>
      <w:r w:rsidR="003D19B2" w:rsidRPr="003D19B2">
        <w:rPr>
          <w:b w:val="0"/>
          <w:i/>
        </w:rPr>
        <w:t xml:space="preserve"> </w:t>
      </w:r>
      <w:r w:rsidR="00F83283">
        <w:rPr>
          <w:b w:val="0"/>
          <w:i/>
        </w:rPr>
        <w:t>ingresados por el usuario. (**) Campo contenido en el código QR y debe ser validado con la BD.</w:t>
      </w:r>
    </w:p>
    <w:p w:rsidR="00604F28" w:rsidRDefault="00020FFD" w:rsidP="00020FFD">
      <w:pPr>
        <w:pStyle w:val="Prrafodelista"/>
        <w:numPr>
          <w:ilvl w:val="0"/>
          <w:numId w:val="33"/>
        </w:numPr>
        <w:jc w:val="both"/>
        <w:rPr>
          <w:b w:val="0"/>
        </w:rPr>
      </w:pPr>
      <w:r>
        <w:rPr>
          <w:b w:val="0"/>
        </w:rPr>
        <w:t>La aplicación debe permitir consultar el historial de notificaciones que se han enviado, mostrando un listado de estas, al seleccionar un registro este debe mostrar lo siguiente:</w:t>
      </w:r>
    </w:p>
    <w:p w:rsidR="00020FFD" w:rsidRDefault="00020FFD" w:rsidP="00020FFD">
      <w:pPr>
        <w:pStyle w:val="Prrafodelista"/>
        <w:numPr>
          <w:ilvl w:val="1"/>
          <w:numId w:val="33"/>
        </w:numPr>
        <w:jc w:val="both"/>
        <w:rPr>
          <w:b w:val="0"/>
        </w:rPr>
      </w:pPr>
      <w:r>
        <w:rPr>
          <w:b w:val="0"/>
        </w:rPr>
        <w:t>Fecha y Hora de envío</w:t>
      </w:r>
    </w:p>
    <w:p w:rsidR="00020FFD" w:rsidRDefault="00020FFD" w:rsidP="00020FFD">
      <w:pPr>
        <w:pStyle w:val="Prrafodelista"/>
        <w:numPr>
          <w:ilvl w:val="1"/>
          <w:numId w:val="33"/>
        </w:numPr>
        <w:jc w:val="both"/>
        <w:rPr>
          <w:b w:val="0"/>
        </w:rPr>
      </w:pPr>
      <w:r>
        <w:rPr>
          <w:b w:val="0"/>
        </w:rPr>
        <w:t>Coordenadas</w:t>
      </w:r>
    </w:p>
    <w:p w:rsidR="00020FFD" w:rsidRDefault="00020FFD" w:rsidP="00020FFD">
      <w:pPr>
        <w:pStyle w:val="Prrafodelista"/>
        <w:numPr>
          <w:ilvl w:val="1"/>
          <w:numId w:val="33"/>
        </w:numPr>
        <w:jc w:val="both"/>
        <w:rPr>
          <w:b w:val="0"/>
        </w:rPr>
      </w:pPr>
      <w:r>
        <w:rPr>
          <w:b w:val="0"/>
        </w:rPr>
        <w:t>Tipo de Transporte</w:t>
      </w:r>
    </w:p>
    <w:p w:rsidR="00020FFD" w:rsidRDefault="00020FFD" w:rsidP="00020FFD">
      <w:pPr>
        <w:pStyle w:val="Prrafodelista"/>
        <w:numPr>
          <w:ilvl w:val="1"/>
          <w:numId w:val="33"/>
        </w:numPr>
        <w:jc w:val="both"/>
        <w:rPr>
          <w:b w:val="0"/>
        </w:rPr>
      </w:pPr>
      <w:r>
        <w:rPr>
          <w:b w:val="0"/>
        </w:rPr>
        <w:t>Estado de la notificación.</w:t>
      </w:r>
    </w:p>
    <w:p w:rsidR="00020FFD" w:rsidRDefault="00020FFD" w:rsidP="00020FFD">
      <w:pPr>
        <w:pStyle w:val="Prrafodelista"/>
        <w:numPr>
          <w:ilvl w:val="2"/>
          <w:numId w:val="33"/>
        </w:numPr>
        <w:jc w:val="both"/>
        <w:rPr>
          <w:b w:val="0"/>
        </w:rPr>
      </w:pPr>
      <w:r>
        <w:rPr>
          <w:b w:val="0"/>
        </w:rPr>
        <w:t>Los estados</w:t>
      </w:r>
      <w:r w:rsidR="006F633C">
        <w:rPr>
          <w:b w:val="0"/>
        </w:rPr>
        <w:t xml:space="preserve"> que se presentan en este apartado se deberán definir de la siguiente manera:</w:t>
      </w:r>
    </w:p>
    <w:p w:rsidR="006F633C" w:rsidRDefault="006F633C" w:rsidP="006F633C">
      <w:pPr>
        <w:pStyle w:val="Prrafodelista"/>
        <w:numPr>
          <w:ilvl w:val="3"/>
          <w:numId w:val="33"/>
        </w:numPr>
        <w:jc w:val="both"/>
        <w:rPr>
          <w:b w:val="0"/>
        </w:rPr>
      </w:pPr>
      <w:r w:rsidRPr="006F633C">
        <w:t>Enviada</w:t>
      </w:r>
      <w:r>
        <w:rPr>
          <w:b w:val="0"/>
        </w:rPr>
        <w:t>: Cuando la notificación se enviada desde el smartphone del usuario hacia el servidor.</w:t>
      </w:r>
    </w:p>
    <w:p w:rsidR="006F633C" w:rsidRDefault="006F633C" w:rsidP="006F633C">
      <w:pPr>
        <w:pStyle w:val="Prrafodelista"/>
        <w:numPr>
          <w:ilvl w:val="3"/>
          <w:numId w:val="33"/>
        </w:numPr>
        <w:jc w:val="both"/>
        <w:rPr>
          <w:b w:val="0"/>
        </w:rPr>
      </w:pPr>
      <w:r w:rsidRPr="006F633C">
        <w:t>Recibida</w:t>
      </w:r>
      <w:r>
        <w:rPr>
          <w:b w:val="0"/>
        </w:rPr>
        <w:t>: Cuando la notificación sea recibida en el servidor de aplicaciones.</w:t>
      </w:r>
    </w:p>
    <w:p w:rsidR="006F633C" w:rsidRDefault="006F633C" w:rsidP="006F633C">
      <w:pPr>
        <w:pStyle w:val="Prrafodelista"/>
        <w:numPr>
          <w:ilvl w:val="3"/>
          <w:numId w:val="33"/>
        </w:numPr>
        <w:jc w:val="both"/>
        <w:rPr>
          <w:b w:val="0"/>
        </w:rPr>
      </w:pPr>
      <w:r>
        <w:t>En Proceso</w:t>
      </w:r>
      <w:r w:rsidRPr="006F633C">
        <w:rPr>
          <w:b w:val="0"/>
        </w:rPr>
        <w:t>:</w:t>
      </w:r>
      <w:r>
        <w:rPr>
          <w:b w:val="0"/>
        </w:rPr>
        <w:t xml:space="preserve"> Cuando la notificación haya sido leída por el administrador, este manualmente tendrá que colocar ese estado.</w:t>
      </w:r>
    </w:p>
    <w:p w:rsidR="006F633C" w:rsidRPr="00020FFD" w:rsidRDefault="006F633C" w:rsidP="006F633C">
      <w:pPr>
        <w:pStyle w:val="Prrafodelista"/>
        <w:numPr>
          <w:ilvl w:val="3"/>
          <w:numId w:val="33"/>
        </w:numPr>
        <w:jc w:val="both"/>
        <w:rPr>
          <w:b w:val="0"/>
        </w:rPr>
      </w:pPr>
    </w:p>
    <w:p w:rsidR="006A1979" w:rsidRPr="00E410C4" w:rsidRDefault="002050D8" w:rsidP="002050D8">
      <w:pPr>
        <w:ind w:left="720"/>
        <w:jc w:val="both"/>
        <w:rPr>
          <w:b w:val="0"/>
        </w:rPr>
      </w:pPr>
      <w:r>
        <w:rPr>
          <w:b w:val="0"/>
        </w:rPr>
        <w:tab/>
      </w:r>
    </w:p>
    <w:p w:rsidR="00A24E1F" w:rsidRDefault="00E410C4">
      <w:pPr>
        <w:pStyle w:val="Ttulo2"/>
        <w:numPr>
          <w:ilvl w:val="1"/>
          <w:numId w:val="3"/>
        </w:numPr>
        <w:jc w:val="both"/>
      </w:pPr>
      <w:bookmarkStart w:id="130" w:name="_Toc521861219"/>
      <w:r>
        <w:rPr>
          <w:rFonts w:ascii="Arial" w:hAnsi="Arial" w:cs="Arial"/>
          <w:b/>
          <w:bCs/>
        </w:rPr>
        <w:t>Requerimiento # 2</w:t>
      </w:r>
      <w:r w:rsidR="00F977A9">
        <w:rPr>
          <w:rFonts w:ascii="Arial" w:hAnsi="Arial" w:cs="Arial"/>
          <w:b/>
          <w:bCs/>
        </w:rPr>
        <w:t xml:space="preserve"> – </w:t>
      </w:r>
      <w:r w:rsidR="00FF550F">
        <w:rPr>
          <w:rFonts w:ascii="Arial" w:hAnsi="Arial" w:cs="Arial"/>
          <w:b/>
          <w:bCs/>
        </w:rPr>
        <w:t>Módulo administrativo</w:t>
      </w:r>
      <w:bookmarkEnd w:id="130"/>
      <w:del w:id="131" w:author="Victor Morales" w:date="2018-08-12T11:34:00Z">
        <w:r w:rsidR="00123804" w:rsidDel="00B24AE3">
          <w:rPr>
            <w:rFonts w:ascii="Arial" w:hAnsi="Arial" w:cs="Arial"/>
            <w:b/>
            <w:bCs/>
          </w:rPr>
          <w:delText xml:space="preserve"> </w:delText>
        </w:r>
        <w:r w:rsidR="00C153E8" w:rsidDel="00B24AE3">
          <w:rPr>
            <w:rFonts w:ascii="Arial" w:hAnsi="Arial" w:cs="Arial"/>
            <w:b/>
            <w:bCs/>
          </w:rPr>
          <w:delText>de Credi-</w:delText>
        </w:r>
        <w:r w:rsidR="00123804" w:rsidDel="00B24AE3">
          <w:rPr>
            <w:rFonts w:ascii="Arial" w:hAnsi="Arial" w:cs="Arial"/>
            <w:b/>
            <w:bCs/>
          </w:rPr>
          <w:delText>Adquir</w:delText>
        </w:r>
      </w:del>
      <w:del w:id="132" w:author="Ana D. Panting / BANCO DEL PAIS" w:date="2017-03-06T10:39:00Z">
        <w:r w:rsidR="00123804" w:rsidDel="00D3098E">
          <w:rPr>
            <w:rFonts w:ascii="Arial" w:hAnsi="Arial" w:cs="Arial"/>
            <w:b/>
            <w:bCs/>
          </w:rPr>
          <w:delText>i</w:delText>
        </w:r>
      </w:del>
      <w:del w:id="133" w:author="Victor Morales" w:date="2018-08-12T11:34:00Z">
        <w:r w:rsidR="00123804" w:rsidDel="00B24AE3">
          <w:rPr>
            <w:rFonts w:ascii="Arial" w:hAnsi="Arial" w:cs="Arial"/>
            <w:b/>
            <w:bCs/>
          </w:rPr>
          <w:delText>encia</w:delText>
        </w:r>
      </w:del>
    </w:p>
    <w:p w:rsidR="00A24E1F" w:rsidRDefault="00A24E1F"/>
    <w:p w:rsidR="004F01EA" w:rsidRDefault="00763B17" w:rsidP="00467AC2">
      <w:pPr>
        <w:ind w:left="720"/>
        <w:jc w:val="both"/>
        <w:rPr>
          <w:b w:val="0"/>
        </w:rPr>
      </w:pPr>
      <w:r>
        <w:rPr>
          <w:b w:val="0"/>
        </w:rPr>
        <w:t>Se requiere la creación de un módulo administrativo</w:t>
      </w:r>
      <w:r w:rsidR="004F01EA">
        <w:rPr>
          <w:b w:val="0"/>
        </w:rPr>
        <w:t xml:space="preserve"> el cual</w:t>
      </w:r>
      <w:r w:rsidR="000F46EA">
        <w:rPr>
          <w:b w:val="0"/>
        </w:rPr>
        <w:t xml:space="preserve"> regirá el comportamiento del producto </w:t>
      </w:r>
      <w:r>
        <w:rPr>
          <w:b w:val="0"/>
        </w:rPr>
        <w:t xml:space="preserve">final. </w:t>
      </w:r>
      <w:r w:rsidR="000F46EA">
        <w:rPr>
          <w:b w:val="0"/>
        </w:rPr>
        <w:t>Esta herramienta debe ser flexible y permitir la configuración</w:t>
      </w:r>
      <w:r w:rsidR="00307556">
        <w:rPr>
          <w:b w:val="0"/>
        </w:rPr>
        <w:t xml:space="preserve"> por parte del usuario </w:t>
      </w:r>
      <w:r w:rsidR="004F01EA">
        <w:rPr>
          <w:b w:val="0"/>
        </w:rPr>
        <w:t>en todo momento, se requiere que el módulo administrativo cuente con las siguientes características:</w:t>
      </w:r>
    </w:p>
    <w:p w:rsidR="004F01EA" w:rsidRDefault="004F01EA" w:rsidP="00467AC2">
      <w:pPr>
        <w:ind w:left="720"/>
        <w:jc w:val="both"/>
        <w:rPr>
          <w:b w:val="0"/>
        </w:rPr>
      </w:pPr>
    </w:p>
    <w:p w:rsidR="000F46EA" w:rsidRPr="004F01EA" w:rsidRDefault="004F01EA" w:rsidP="004F01EA">
      <w:pPr>
        <w:pStyle w:val="Prrafodelista"/>
        <w:numPr>
          <w:ilvl w:val="0"/>
          <w:numId w:val="29"/>
        </w:numPr>
        <w:jc w:val="both"/>
        <w:rPr>
          <w:b w:val="0"/>
        </w:rPr>
      </w:pPr>
      <w:r>
        <w:rPr>
          <w:b w:val="0"/>
        </w:rPr>
        <w:t>Que sea posible configurar las notificaciones que se mostraran en la aplicación</w:t>
      </w:r>
      <w:r w:rsidRPr="004F01EA">
        <w:rPr>
          <w:b w:val="0"/>
        </w:rPr>
        <w:t xml:space="preserve"> </w:t>
      </w:r>
      <w:r>
        <w:rPr>
          <w:b w:val="0"/>
        </w:rPr>
        <w:t>de los usuarios</w:t>
      </w:r>
      <w:r w:rsidR="00307556" w:rsidRPr="004F01EA">
        <w:rPr>
          <w:b w:val="0"/>
        </w:rPr>
        <w:t>.</w:t>
      </w:r>
    </w:p>
    <w:p w:rsidR="004442BD" w:rsidRDefault="004442BD" w:rsidP="00467AC2">
      <w:pPr>
        <w:ind w:left="720"/>
        <w:jc w:val="both"/>
        <w:rPr>
          <w:b w:val="0"/>
        </w:rPr>
      </w:pPr>
    </w:p>
    <w:p w:rsidR="004442BD" w:rsidRDefault="004442BD" w:rsidP="00467AC2">
      <w:pPr>
        <w:ind w:left="720"/>
        <w:jc w:val="both"/>
        <w:rPr>
          <w:b w:val="0"/>
        </w:rPr>
      </w:pPr>
      <w:r>
        <w:rPr>
          <w:b w:val="0"/>
        </w:rPr>
        <w:t>La lista de las primeras notificaciones que se desean mostrar son las siguientes:</w:t>
      </w:r>
    </w:p>
    <w:p w:rsidR="004442BD" w:rsidRDefault="004442BD" w:rsidP="004442BD">
      <w:pPr>
        <w:pStyle w:val="Prrafodelista"/>
        <w:numPr>
          <w:ilvl w:val="0"/>
          <w:numId w:val="27"/>
        </w:numPr>
        <w:jc w:val="both"/>
        <w:rPr>
          <w:b w:val="0"/>
        </w:rPr>
      </w:pPr>
      <w:r>
        <w:rPr>
          <w:b w:val="0"/>
        </w:rPr>
        <w:t>Robo</w:t>
      </w:r>
    </w:p>
    <w:p w:rsidR="00F4081D" w:rsidRDefault="00F4081D" w:rsidP="004442BD">
      <w:pPr>
        <w:pStyle w:val="Prrafodelista"/>
        <w:numPr>
          <w:ilvl w:val="0"/>
          <w:numId w:val="27"/>
        </w:numPr>
        <w:jc w:val="both"/>
        <w:rPr>
          <w:b w:val="0"/>
        </w:rPr>
      </w:pPr>
      <w:r>
        <w:rPr>
          <w:b w:val="0"/>
        </w:rPr>
        <w:t>Abuso de Velocidad</w:t>
      </w:r>
    </w:p>
    <w:p w:rsidR="00F4081D" w:rsidRDefault="00F4081D" w:rsidP="004442BD">
      <w:pPr>
        <w:pStyle w:val="Prrafodelista"/>
        <w:numPr>
          <w:ilvl w:val="0"/>
          <w:numId w:val="27"/>
        </w:numPr>
        <w:jc w:val="both"/>
        <w:rPr>
          <w:b w:val="0"/>
        </w:rPr>
      </w:pPr>
      <w:r>
        <w:rPr>
          <w:b w:val="0"/>
        </w:rPr>
        <w:t>Alta de pasaje</w:t>
      </w:r>
    </w:p>
    <w:p w:rsidR="00F4081D" w:rsidRPr="004442BD" w:rsidRDefault="00F4081D" w:rsidP="004442BD">
      <w:pPr>
        <w:pStyle w:val="Prrafodelista"/>
        <w:numPr>
          <w:ilvl w:val="0"/>
          <w:numId w:val="27"/>
        </w:numPr>
        <w:jc w:val="both"/>
        <w:rPr>
          <w:b w:val="0"/>
        </w:rPr>
      </w:pPr>
      <w:r>
        <w:rPr>
          <w:b w:val="0"/>
        </w:rPr>
        <w:t>Maltrato</w:t>
      </w:r>
      <w:r w:rsidR="006A1979">
        <w:rPr>
          <w:b w:val="0"/>
        </w:rPr>
        <w:t xml:space="preserve"> por parte de los conductores y/o ayudantes</w:t>
      </w:r>
      <w:r>
        <w:rPr>
          <w:b w:val="0"/>
        </w:rPr>
        <w:t>.</w:t>
      </w:r>
    </w:p>
    <w:p w:rsidR="00261B46" w:rsidDel="009A3AF7" w:rsidRDefault="00261B46" w:rsidP="000F46EA">
      <w:pPr>
        <w:ind w:left="720"/>
        <w:jc w:val="both"/>
        <w:rPr>
          <w:del w:id="134" w:author="Victor Morales" w:date="2018-08-12T11:23:00Z"/>
          <w:b w:val="0"/>
        </w:rPr>
      </w:pPr>
      <w:del w:id="135" w:author="Victor Morales" w:date="2018-08-12T11:23:00Z">
        <w:r w:rsidRPr="00261B46" w:rsidDel="009A3AF7">
          <w:rPr>
            <w:b w:val="0"/>
            <w:noProof/>
            <w:lang w:eastAsia="es-GT"/>
          </w:rPr>
          <w:drawing>
            <wp:inline distT="0" distB="0" distL="0" distR="0" wp14:anchorId="74726740" wp14:editId="63EFFF74">
              <wp:extent cx="5612130" cy="403352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033520"/>
                      </a:xfrm>
                      <a:prstGeom prst="rect">
                        <a:avLst/>
                      </a:prstGeom>
                    </pic:spPr>
                  </pic:pic>
                </a:graphicData>
              </a:graphic>
            </wp:inline>
          </w:drawing>
        </w:r>
      </w:del>
    </w:p>
    <w:p w:rsidR="000F46EA" w:rsidDel="009A3AF7" w:rsidRDefault="000F46EA" w:rsidP="000F46EA">
      <w:pPr>
        <w:ind w:left="720"/>
        <w:jc w:val="both"/>
        <w:rPr>
          <w:del w:id="136" w:author="Victor Morales" w:date="2018-08-12T11:23:00Z"/>
          <w:b w:val="0"/>
        </w:rPr>
      </w:pPr>
    </w:p>
    <w:p w:rsidR="000F46EA" w:rsidRPr="00123804" w:rsidDel="009A3AF7" w:rsidRDefault="000F46EA" w:rsidP="000F46EA">
      <w:pPr>
        <w:ind w:left="720"/>
        <w:jc w:val="both"/>
        <w:rPr>
          <w:del w:id="137" w:author="Victor Morales" w:date="2018-08-12T11:23:00Z"/>
          <w:b w:val="0"/>
        </w:rPr>
      </w:pPr>
    </w:p>
    <w:p w:rsidR="00A24E1F" w:rsidDel="009A3AF7" w:rsidRDefault="00A24E1F">
      <w:pPr>
        <w:ind w:left="360"/>
        <w:jc w:val="both"/>
        <w:rPr>
          <w:del w:id="138" w:author="Victor Morales" w:date="2018-08-12T11:23:00Z"/>
          <w:u w:val="single"/>
        </w:rPr>
      </w:pPr>
    </w:p>
    <w:p w:rsidR="0026653D" w:rsidDel="009A3AF7" w:rsidRDefault="0026653D">
      <w:pPr>
        <w:ind w:left="360"/>
        <w:jc w:val="both"/>
        <w:rPr>
          <w:del w:id="139" w:author="Victor Morales" w:date="2018-08-12T11:23:00Z"/>
          <w:b w:val="0"/>
        </w:rPr>
      </w:pPr>
    </w:p>
    <w:p w:rsidR="00A24E1F" w:rsidDel="009A3AF7" w:rsidRDefault="00F977A9">
      <w:pPr>
        <w:numPr>
          <w:ilvl w:val="0"/>
          <w:numId w:val="2"/>
        </w:numPr>
        <w:jc w:val="both"/>
        <w:rPr>
          <w:del w:id="140" w:author="Victor Morales" w:date="2018-08-12T11:23:00Z"/>
        </w:rPr>
      </w:pPr>
      <w:del w:id="141" w:author="Victor Morales" w:date="2018-08-12T11:23:00Z">
        <w:r w:rsidDel="009A3AF7">
          <w:rPr>
            <w:b w:val="0"/>
          </w:rPr>
          <w:delText xml:space="preserve">Análisis del Requerimiento: </w:delText>
        </w:r>
      </w:del>
    </w:p>
    <w:tbl>
      <w:tblPr>
        <w:tblW w:w="7994" w:type="dxa"/>
        <w:tblInd w:w="1080" w:type="dxa"/>
        <w:tblLook w:val="04A0" w:firstRow="1" w:lastRow="0" w:firstColumn="1" w:lastColumn="0" w:noHBand="0" w:noVBand="1"/>
      </w:tblPr>
      <w:tblGrid>
        <w:gridCol w:w="870"/>
        <w:gridCol w:w="7124"/>
      </w:tblGrid>
      <w:tr w:rsidR="00A24E1F" w:rsidDel="009A3AF7">
        <w:trPr>
          <w:del w:id="142" w:author="Victor Morales" w:date="2018-08-12T11:23:00Z"/>
        </w:trPr>
        <w:tc>
          <w:tcPr>
            <w:tcW w:w="870" w:type="dxa"/>
            <w:shd w:val="clear" w:color="auto" w:fill="auto"/>
            <w:vAlign w:val="center"/>
          </w:tcPr>
          <w:p w:rsidR="00A24E1F" w:rsidDel="009A3AF7" w:rsidRDefault="00A24E1F">
            <w:pPr>
              <w:jc w:val="center"/>
              <w:rPr>
                <w:del w:id="143" w:author="Victor Morales" w:date="2018-08-12T11:23:00Z"/>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44" w:author="Victor Morales" w:date="2018-08-12T11:23:00Z"/>
              </w:rPr>
            </w:pPr>
            <w:del w:id="145" w:author="Victor Morales" w:date="2018-08-12T11:23:00Z">
              <w:r w:rsidDel="009A3AF7">
                <w:rPr>
                  <w:b w:val="0"/>
                </w:rPr>
                <w:delText>Sí, cumple con requerimiento</w:delText>
              </w:r>
            </w:del>
          </w:p>
        </w:tc>
      </w:tr>
      <w:tr w:rsidR="00A24E1F" w:rsidDel="009A3AF7">
        <w:trPr>
          <w:del w:id="146" w:author="Victor Morales" w:date="2018-08-12T11:23:00Z"/>
        </w:trPr>
        <w:tc>
          <w:tcPr>
            <w:tcW w:w="870" w:type="dxa"/>
            <w:shd w:val="clear" w:color="auto" w:fill="auto"/>
            <w:vAlign w:val="center"/>
          </w:tcPr>
          <w:p w:rsidR="00A24E1F" w:rsidDel="009A3AF7" w:rsidRDefault="00F977A9">
            <w:pPr>
              <w:jc w:val="center"/>
              <w:rPr>
                <w:del w:id="147" w:author="Victor Morales" w:date="2018-08-12T11:23:00Z"/>
                <w:b w:val="0"/>
              </w:rPr>
            </w:pPr>
            <w:del w:id="148"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rPr>
                <w:del w:id="149" w:author="Victor Morales" w:date="2018-08-12T11:23:00Z"/>
              </w:rPr>
            </w:pPr>
            <w:del w:id="150" w:author="Victor Morales" w:date="2018-08-12T11:23:00Z">
              <w:r w:rsidDel="009A3AF7">
                <w:rPr>
                  <w:b w:val="0"/>
                </w:rPr>
                <w:delText>No, no cumple con requerimiento</w:delText>
              </w:r>
            </w:del>
          </w:p>
        </w:tc>
      </w:tr>
      <w:tr w:rsidR="00A24E1F" w:rsidDel="009A3AF7">
        <w:trPr>
          <w:del w:id="151" w:author="Victor Morales" w:date="2018-08-12T11:23:00Z"/>
        </w:trPr>
        <w:tc>
          <w:tcPr>
            <w:tcW w:w="870" w:type="dxa"/>
            <w:shd w:val="clear" w:color="auto" w:fill="auto"/>
            <w:vAlign w:val="center"/>
          </w:tcPr>
          <w:p w:rsidR="00A24E1F" w:rsidDel="009A3AF7" w:rsidRDefault="00F977A9">
            <w:pPr>
              <w:jc w:val="center"/>
              <w:rPr>
                <w:del w:id="152" w:author="Victor Morales" w:date="2018-08-12T11:23:00Z"/>
                <w:b w:val="0"/>
              </w:rPr>
            </w:pPr>
            <w:del w:id="153"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54" w:author="Victor Morales" w:date="2018-08-12T11:23:00Z"/>
              </w:rPr>
            </w:pPr>
            <w:del w:id="155" w:author="Victor Morales" w:date="2018-08-12T11:23:00Z">
              <w:r w:rsidDel="009A3AF7">
                <w:rPr>
                  <w:b w:val="0"/>
                </w:rPr>
                <w:delText>Requiere programación por parte de Byte.</w:delText>
              </w:r>
            </w:del>
          </w:p>
        </w:tc>
      </w:tr>
      <w:tr w:rsidR="00A24E1F" w:rsidDel="009A3AF7">
        <w:trPr>
          <w:del w:id="156" w:author="Victor Morales" w:date="2018-08-12T11:23:00Z"/>
        </w:trPr>
        <w:tc>
          <w:tcPr>
            <w:tcW w:w="870" w:type="dxa"/>
            <w:shd w:val="clear" w:color="auto" w:fill="auto"/>
            <w:vAlign w:val="center"/>
          </w:tcPr>
          <w:p w:rsidR="00A24E1F" w:rsidDel="009A3AF7" w:rsidRDefault="00A24E1F">
            <w:pPr>
              <w:jc w:val="center"/>
              <w:rPr>
                <w:del w:id="157" w:author="Victor Morales" w:date="2018-08-12T11:23:00Z"/>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58" w:author="Victor Morales" w:date="2018-08-12T11:23:00Z"/>
              </w:rPr>
            </w:pPr>
            <w:del w:id="159" w:author="Victor Morales" w:date="2018-08-12T11:23:00Z">
              <w:r w:rsidDel="009A3AF7">
                <w:rPr>
                  <w:b w:val="0"/>
                </w:rPr>
                <w:delText>Requiere programación por parte del cliente.</w:delText>
              </w:r>
            </w:del>
          </w:p>
        </w:tc>
      </w:tr>
      <w:tr w:rsidR="00A24E1F" w:rsidDel="009A3AF7">
        <w:trPr>
          <w:del w:id="160" w:author="Victor Morales" w:date="2018-08-12T11:23:00Z"/>
        </w:trPr>
        <w:tc>
          <w:tcPr>
            <w:tcW w:w="870" w:type="dxa"/>
            <w:shd w:val="clear" w:color="auto" w:fill="auto"/>
            <w:vAlign w:val="center"/>
          </w:tcPr>
          <w:p w:rsidR="00A24E1F" w:rsidDel="009A3AF7" w:rsidRDefault="00F977A9">
            <w:pPr>
              <w:jc w:val="center"/>
              <w:rPr>
                <w:del w:id="161" w:author="Victor Morales" w:date="2018-08-12T11:23:00Z"/>
                <w:b w:val="0"/>
              </w:rPr>
            </w:pPr>
            <w:del w:id="162"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63" w:author="Victor Morales" w:date="2018-08-12T11:23:00Z"/>
              </w:rPr>
            </w:pPr>
            <w:del w:id="164" w:author="Victor Morales" w:date="2018-08-12T11:23:00Z">
              <w:r w:rsidDel="009A3AF7">
                <w:rPr>
                  <w:b w:val="0"/>
                </w:rPr>
                <w:delText>Requiere parametrización por parte del usuario.</w:delText>
              </w:r>
            </w:del>
          </w:p>
        </w:tc>
      </w:tr>
      <w:tr w:rsidR="00A24E1F" w:rsidDel="009A3AF7">
        <w:trPr>
          <w:del w:id="165" w:author="Victor Morales" w:date="2018-08-12T11:23:00Z"/>
        </w:trPr>
        <w:tc>
          <w:tcPr>
            <w:tcW w:w="870" w:type="dxa"/>
            <w:shd w:val="clear" w:color="auto" w:fill="auto"/>
            <w:vAlign w:val="center"/>
          </w:tcPr>
          <w:p w:rsidR="00A24E1F" w:rsidDel="009A3AF7" w:rsidRDefault="00A24E1F">
            <w:pPr>
              <w:jc w:val="center"/>
              <w:rPr>
                <w:del w:id="166" w:author="Victor Morales" w:date="2018-08-12T11:23:00Z"/>
                <w:b w:val="0"/>
                <w:u w:val="single"/>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67" w:author="Victor Morales" w:date="2018-08-12T11:23:00Z"/>
              </w:rPr>
            </w:pPr>
            <w:del w:id="168" w:author="Victor Morales" w:date="2018-08-12T11:23:00Z">
              <w:r w:rsidDel="009A3AF7">
                <w:rPr>
                  <w:b w:val="0"/>
                </w:rPr>
                <w:delText>Requerimiento para una sola empresa.</w:delText>
              </w:r>
            </w:del>
          </w:p>
        </w:tc>
      </w:tr>
      <w:tr w:rsidR="00A24E1F" w:rsidDel="009A3AF7">
        <w:trPr>
          <w:del w:id="169" w:author="Victor Morales" w:date="2018-08-12T11:23:00Z"/>
        </w:trPr>
        <w:tc>
          <w:tcPr>
            <w:tcW w:w="870" w:type="dxa"/>
            <w:shd w:val="clear" w:color="auto" w:fill="auto"/>
            <w:vAlign w:val="center"/>
          </w:tcPr>
          <w:p w:rsidR="00A24E1F" w:rsidDel="009A3AF7" w:rsidRDefault="00A24E1F">
            <w:pPr>
              <w:jc w:val="center"/>
              <w:rPr>
                <w:del w:id="170" w:author="Victor Morales" w:date="2018-08-12T11:23:00Z"/>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71" w:author="Victor Morales" w:date="2018-08-12T11:23:00Z"/>
              </w:rPr>
            </w:pPr>
            <w:del w:id="172" w:author="Victor Morales" w:date="2018-08-12T11:23:00Z">
              <w:r w:rsidDel="009A3AF7">
                <w:rPr>
                  <w:b w:val="0"/>
                </w:rPr>
                <w:delText>Requiere migración y certificación de datos.</w:delText>
              </w:r>
            </w:del>
          </w:p>
        </w:tc>
      </w:tr>
      <w:tr w:rsidR="00A24E1F" w:rsidDel="009A3AF7">
        <w:trPr>
          <w:del w:id="173" w:author="Victor Morales" w:date="2018-08-12T11:23:00Z"/>
        </w:trPr>
        <w:tc>
          <w:tcPr>
            <w:tcW w:w="870" w:type="dxa"/>
            <w:shd w:val="clear" w:color="auto" w:fill="auto"/>
            <w:vAlign w:val="center"/>
          </w:tcPr>
          <w:p w:rsidR="00A24E1F" w:rsidDel="009A3AF7" w:rsidRDefault="00F977A9">
            <w:pPr>
              <w:jc w:val="center"/>
              <w:rPr>
                <w:del w:id="174" w:author="Victor Morales" w:date="2018-08-12T11:23:00Z"/>
                <w:b w:val="0"/>
              </w:rPr>
            </w:pPr>
            <w:del w:id="175"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rPr>
                <w:del w:id="176" w:author="Victor Morales" w:date="2018-08-12T11:23:00Z"/>
              </w:rPr>
            </w:pPr>
            <w:del w:id="177" w:author="Victor Morales" w:date="2018-08-12T11:23:00Z">
              <w:r w:rsidDel="009A3AF7">
                <w:rPr>
                  <w:b w:val="0"/>
                </w:rPr>
                <w:delText>Requiere Ingreso de datos por parte del usuario.</w:delText>
              </w:r>
            </w:del>
          </w:p>
        </w:tc>
      </w:tr>
      <w:tr w:rsidR="00A24E1F" w:rsidDel="009A3AF7">
        <w:trPr>
          <w:del w:id="178" w:author="Victor Morales" w:date="2018-08-12T11:23:00Z"/>
        </w:trPr>
        <w:tc>
          <w:tcPr>
            <w:tcW w:w="870" w:type="dxa"/>
            <w:shd w:val="clear" w:color="auto" w:fill="auto"/>
            <w:vAlign w:val="center"/>
          </w:tcPr>
          <w:p w:rsidR="00A24E1F" w:rsidDel="009A3AF7" w:rsidRDefault="00F977A9">
            <w:pPr>
              <w:jc w:val="center"/>
              <w:rPr>
                <w:del w:id="179" w:author="Victor Morales" w:date="2018-08-12T11:23:00Z"/>
                <w:b w:val="0"/>
              </w:rPr>
            </w:pPr>
            <w:del w:id="180"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81" w:author="Victor Morales" w:date="2018-08-12T11:23:00Z"/>
              </w:rPr>
            </w:pPr>
            <w:del w:id="182" w:author="Victor Morales" w:date="2018-08-12T11:23:00Z">
              <w:r w:rsidDel="009A3AF7">
                <w:rPr>
                  <w:b w:val="0"/>
                </w:rPr>
                <w:delText>Requiere Actualizar Log de Auditoria.</w:delText>
              </w:r>
            </w:del>
          </w:p>
        </w:tc>
      </w:tr>
      <w:tr w:rsidR="00A24E1F" w:rsidDel="009A3AF7">
        <w:trPr>
          <w:del w:id="183" w:author="Victor Morales" w:date="2018-08-12T11:23:00Z"/>
        </w:trPr>
        <w:tc>
          <w:tcPr>
            <w:tcW w:w="870" w:type="dxa"/>
            <w:shd w:val="clear" w:color="auto" w:fill="auto"/>
            <w:vAlign w:val="center"/>
          </w:tcPr>
          <w:p w:rsidR="00A24E1F" w:rsidDel="009A3AF7" w:rsidRDefault="00A24E1F">
            <w:pPr>
              <w:jc w:val="center"/>
              <w:rPr>
                <w:del w:id="184" w:author="Victor Morales" w:date="2018-08-12T11:23:00Z"/>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jc w:val="both"/>
              <w:rPr>
                <w:del w:id="185" w:author="Victor Morales" w:date="2018-08-12T11:23:00Z"/>
              </w:rPr>
            </w:pPr>
            <w:del w:id="186" w:author="Victor Morales" w:date="2018-08-12T11:23:00Z">
              <w:r w:rsidDel="009A3AF7">
                <w:rPr>
                  <w:b w:val="0"/>
                </w:rPr>
                <w:delText>Requiere Clave de Ejecutivo.</w:delText>
              </w:r>
            </w:del>
          </w:p>
        </w:tc>
      </w:tr>
      <w:tr w:rsidR="00A24E1F" w:rsidDel="009A3AF7">
        <w:trPr>
          <w:del w:id="187" w:author="Victor Morales" w:date="2018-08-12T11:23:00Z"/>
        </w:trPr>
        <w:tc>
          <w:tcPr>
            <w:tcW w:w="870" w:type="dxa"/>
            <w:shd w:val="clear" w:color="auto" w:fill="auto"/>
            <w:vAlign w:val="center"/>
          </w:tcPr>
          <w:p w:rsidR="00A24E1F" w:rsidDel="009A3AF7" w:rsidRDefault="00F977A9">
            <w:pPr>
              <w:jc w:val="center"/>
              <w:rPr>
                <w:del w:id="188" w:author="Victor Morales" w:date="2018-08-12T11:23:00Z"/>
                <w:b w:val="0"/>
              </w:rPr>
            </w:pPr>
            <w:del w:id="189"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rPr>
                <w:del w:id="190" w:author="Victor Morales" w:date="2018-08-12T11:23:00Z"/>
              </w:rPr>
            </w:pPr>
            <w:del w:id="191" w:author="Victor Morales" w:date="2018-08-12T11:23:00Z">
              <w:r w:rsidDel="009A3AF7">
                <w:rPr>
                  <w:b w:val="0"/>
                </w:rPr>
                <w:delText>Requiere capacitación al usuario.</w:delText>
              </w:r>
            </w:del>
          </w:p>
        </w:tc>
      </w:tr>
      <w:tr w:rsidR="00A24E1F" w:rsidDel="009A3AF7">
        <w:trPr>
          <w:trHeight w:val="96"/>
          <w:del w:id="192" w:author="Victor Morales" w:date="2018-08-12T11:23:00Z"/>
        </w:trPr>
        <w:tc>
          <w:tcPr>
            <w:tcW w:w="870" w:type="dxa"/>
            <w:shd w:val="clear" w:color="auto" w:fill="auto"/>
            <w:vAlign w:val="center"/>
          </w:tcPr>
          <w:p w:rsidR="00A24E1F" w:rsidDel="009A3AF7" w:rsidRDefault="00F977A9">
            <w:pPr>
              <w:jc w:val="center"/>
              <w:rPr>
                <w:del w:id="193" w:author="Victor Morales" w:date="2018-08-12T11:23:00Z"/>
                <w:b w:val="0"/>
              </w:rPr>
            </w:pPr>
            <w:del w:id="194"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rPr>
                <w:del w:id="195" w:author="Victor Morales" w:date="2018-08-12T11:23:00Z"/>
              </w:rPr>
            </w:pPr>
            <w:del w:id="196" w:author="Victor Morales" w:date="2018-08-12T11:23:00Z">
              <w:r w:rsidDel="009A3AF7">
                <w:rPr>
                  <w:b w:val="0"/>
                </w:rPr>
                <w:delText>Requiere soporte parametrización.</w:delText>
              </w:r>
            </w:del>
          </w:p>
        </w:tc>
      </w:tr>
      <w:tr w:rsidR="00A24E1F" w:rsidDel="009A3AF7">
        <w:trPr>
          <w:del w:id="197" w:author="Victor Morales" w:date="2018-08-12T11:23:00Z"/>
        </w:trPr>
        <w:tc>
          <w:tcPr>
            <w:tcW w:w="870" w:type="dxa"/>
            <w:shd w:val="clear" w:color="auto" w:fill="auto"/>
            <w:vAlign w:val="center"/>
          </w:tcPr>
          <w:p w:rsidR="00A24E1F" w:rsidDel="009A3AF7" w:rsidRDefault="00F977A9">
            <w:pPr>
              <w:jc w:val="center"/>
              <w:rPr>
                <w:del w:id="198" w:author="Victor Morales" w:date="2018-08-12T11:23:00Z"/>
                <w:b w:val="0"/>
              </w:rPr>
            </w:pPr>
            <w:del w:id="199" w:author="Victor Morales" w:date="2018-08-12T11:23:00Z">
              <w:r w:rsidDel="009A3AF7">
                <w:rPr>
                  <w:u w:val="single"/>
                </w:rPr>
                <w:delText>X</w:delText>
              </w:r>
            </w:del>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Del="009A3AF7" w:rsidRDefault="00F977A9">
            <w:pPr>
              <w:ind w:hanging="27"/>
              <w:rPr>
                <w:del w:id="200" w:author="Victor Morales" w:date="2018-08-12T11:23:00Z"/>
              </w:rPr>
            </w:pPr>
            <w:del w:id="201" w:author="Victor Morales" w:date="2018-08-12T11:23:00Z">
              <w:r w:rsidDel="009A3AF7">
                <w:rPr>
                  <w:b w:val="0"/>
                </w:rPr>
                <w:delText>Requiere soporte puesta en marcha.</w:delText>
              </w:r>
            </w:del>
          </w:p>
        </w:tc>
      </w:tr>
    </w:tbl>
    <w:p w:rsidR="00A24E1F" w:rsidDel="009A3AF7" w:rsidRDefault="00A24E1F">
      <w:pPr>
        <w:ind w:left="360"/>
        <w:jc w:val="both"/>
        <w:rPr>
          <w:del w:id="202" w:author="Victor Morales" w:date="2018-08-12T11:23:00Z"/>
        </w:rPr>
      </w:pPr>
    </w:p>
    <w:p w:rsidR="00A24E1F" w:rsidDel="009A3AF7" w:rsidRDefault="00F977A9">
      <w:pPr>
        <w:numPr>
          <w:ilvl w:val="0"/>
          <w:numId w:val="2"/>
        </w:numPr>
        <w:jc w:val="both"/>
        <w:rPr>
          <w:del w:id="203" w:author="Victor Morales" w:date="2018-08-12T11:23:00Z"/>
          <w:b w:val="0"/>
        </w:rPr>
      </w:pPr>
      <w:del w:id="204" w:author="Victor Morales" w:date="2018-08-12T11:23:00Z">
        <w:r w:rsidDel="009A3AF7">
          <w:delText>Solución propuesta por Byte:</w:delText>
        </w:r>
      </w:del>
    </w:p>
    <w:p w:rsidR="00A24E1F" w:rsidDel="009A3AF7" w:rsidRDefault="00A24E1F">
      <w:pPr>
        <w:ind w:left="1080"/>
        <w:jc w:val="both"/>
        <w:rPr>
          <w:del w:id="205" w:author="Victor Morales" w:date="2018-08-12T11:23:00Z"/>
          <w:b w:val="0"/>
        </w:rPr>
      </w:pPr>
    </w:p>
    <w:p w:rsidR="00FF2651" w:rsidDel="009A3AF7" w:rsidRDefault="00FF2651" w:rsidP="00FF2651">
      <w:pPr>
        <w:ind w:left="1080"/>
        <w:jc w:val="both"/>
        <w:rPr>
          <w:del w:id="206" w:author="Victor Morales" w:date="2018-08-12T11:23:00Z"/>
          <w:b w:val="0"/>
        </w:rPr>
      </w:pPr>
      <w:del w:id="207" w:author="Victor Morales" w:date="2018-08-12T11:23:00Z">
        <w:r w:rsidDel="009A3AF7">
          <w:rPr>
            <w:b w:val="0"/>
          </w:rPr>
          <w:delText>La parametrización requerida se dividirá en tres partes:</w:delText>
        </w:r>
      </w:del>
    </w:p>
    <w:p w:rsidR="00FF2651" w:rsidDel="009A3AF7" w:rsidRDefault="00FF2651" w:rsidP="00FF2651">
      <w:pPr>
        <w:ind w:left="1080"/>
        <w:jc w:val="both"/>
        <w:rPr>
          <w:del w:id="208" w:author="Victor Morales" w:date="2018-08-12T11:23:00Z"/>
          <w:b w:val="0"/>
        </w:rPr>
      </w:pPr>
    </w:p>
    <w:p w:rsidR="00FF2651" w:rsidDel="009A3AF7" w:rsidRDefault="00FF2651" w:rsidP="002D2617">
      <w:pPr>
        <w:pStyle w:val="Prrafodelista"/>
        <w:numPr>
          <w:ilvl w:val="2"/>
          <w:numId w:val="2"/>
        </w:numPr>
        <w:jc w:val="both"/>
        <w:rPr>
          <w:del w:id="209" w:author="Victor Morales" w:date="2018-08-12T11:23:00Z"/>
          <w:b w:val="0"/>
        </w:rPr>
      </w:pPr>
      <w:del w:id="210" w:author="Victor Morales" w:date="2018-08-12T11:23:00Z">
        <w:r w:rsidDel="009A3AF7">
          <w:rPr>
            <w:b w:val="0"/>
          </w:rPr>
          <w:delText>Parámetros Generales</w:delText>
        </w:r>
      </w:del>
    </w:p>
    <w:p w:rsidR="00FF2651" w:rsidDel="009A3AF7" w:rsidRDefault="00FF2651" w:rsidP="002D2617">
      <w:pPr>
        <w:pStyle w:val="Prrafodelista"/>
        <w:numPr>
          <w:ilvl w:val="2"/>
          <w:numId w:val="2"/>
        </w:numPr>
        <w:jc w:val="both"/>
        <w:rPr>
          <w:del w:id="211" w:author="Victor Morales" w:date="2018-08-12T11:23:00Z"/>
          <w:b w:val="0"/>
        </w:rPr>
      </w:pPr>
      <w:del w:id="212" w:author="Victor Morales" w:date="2018-08-12T11:23:00Z">
        <w:r w:rsidDel="009A3AF7">
          <w:rPr>
            <w:b w:val="0"/>
          </w:rPr>
          <w:delText>Parámetros para Clasificación de Comercios</w:delText>
        </w:r>
      </w:del>
    </w:p>
    <w:p w:rsidR="00FF2651" w:rsidDel="009A3AF7" w:rsidRDefault="00FF2651" w:rsidP="002D2617">
      <w:pPr>
        <w:pStyle w:val="Prrafodelista"/>
        <w:numPr>
          <w:ilvl w:val="2"/>
          <w:numId w:val="2"/>
        </w:numPr>
        <w:jc w:val="both"/>
        <w:rPr>
          <w:del w:id="213" w:author="Victor Morales" w:date="2018-08-12T11:23:00Z"/>
          <w:b w:val="0"/>
        </w:rPr>
      </w:pPr>
      <w:del w:id="214" w:author="Victor Morales" w:date="2018-08-12T11:23:00Z">
        <w:r w:rsidDel="009A3AF7">
          <w:rPr>
            <w:b w:val="0"/>
          </w:rPr>
          <w:delText>Parámetros de Cobro / Reglas de Cobro</w:delText>
        </w:r>
      </w:del>
    </w:p>
    <w:p w:rsidR="00FF2651" w:rsidDel="009A3AF7" w:rsidRDefault="00FF2651" w:rsidP="002D2617">
      <w:pPr>
        <w:ind w:left="1080"/>
        <w:jc w:val="both"/>
        <w:rPr>
          <w:del w:id="215" w:author="Victor Morales" w:date="2018-08-12T11:23:00Z"/>
          <w:b w:val="0"/>
        </w:rPr>
      </w:pPr>
    </w:p>
    <w:p w:rsidR="002D2617" w:rsidDel="009A3AF7" w:rsidRDefault="002D2617" w:rsidP="002D2617">
      <w:pPr>
        <w:ind w:left="1080"/>
        <w:jc w:val="both"/>
        <w:rPr>
          <w:del w:id="216" w:author="Victor Morales" w:date="2018-08-12T11:23:00Z"/>
          <w:b w:val="0"/>
        </w:rPr>
      </w:pPr>
      <w:del w:id="217" w:author="Victor Morales" w:date="2018-08-12T11:23:00Z">
        <w:r w:rsidDel="009A3AF7">
          <w:rPr>
            <w:b w:val="0"/>
          </w:rPr>
          <w:delText>A continuación se explica la forma en que se creará cada una de ellas:</w:delText>
        </w:r>
      </w:del>
    </w:p>
    <w:p w:rsidR="002D2617" w:rsidDel="009A3AF7" w:rsidRDefault="002D2617" w:rsidP="002D2617">
      <w:pPr>
        <w:ind w:left="1080"/>
        <w:jc w:val="both"/>
        <w:rPr>
          <w:del w:id="218" w:author="Victor Morales" w:date="2018-08-12T11:23:00Z"/>
          <w:b w:val="0"/>
        </w:rPr>
      </w:pPr>
    </w:p>
    <w:p w:rsidR="002D2617" w:rsidDel="009A3AF7" w:rsidRDefault="002D2617" w:rsidP="002D2617">
      <w:pPr>
        <w:pStyle w:val="Prrafodelista"/>
        <w:numPr>
          <w:ilvl w:val="2"/>
          <w:numId w:val="16"/>
        </w:numPr>
        <w:jc w:val="both"/>
        <w:rPr>
          <w:del w:id="219" w:author="Victor Morales" w:date="2018-08-12T11:23:00Z"/>
          <w:b w:val="0"/>
          <w:u w:val="single"/>
        </w:rPr>
      </w:pPr>
      <w:del w:id="220" w:author="Victor Morales" w:date="2018-08-12T11:23:00Z">
        <w:r w:rsidRPr="002D2617" w:rsidDel="009A3AF7">
          <w:rPr>
            <w:b w:val="0"/>
            <w:u w:val="single"/>
          </w:rPr>
          <w:delText>Parámetros Generales</w:delText>
        </w:r>
      </w:del>
    </w:p>
    <w:p w:rsidR="001D571B" w:rsidDel="009A3AF7" w:rsidRDefault="001D571B" w:rsidP="001D571B">
      <w:pPr>
        <w:pStyle w:val="Prrafodelista"/>
        <w:ind w:left="1440"/>
        <w:jc w:val="both"/>
        <w:rPr>
          <w:del w:id="221" w:author="Victor Morales" w:date="2018-08-12T11:23:00Z"/>
          <w:b w:val="0"/>
          <w:u w:val="single"/>
        </w:rPr>
      </w:pPr>
    </w:p>
    <w:p w:rsidR="001D571B" w:rsidRPr="001D571B" w:rsidDel="009A3AF7" w:rsidRDefault="001D571B" w:rsidP="001D571B">
      <w:pPr>
        <w:pStyle w:val="Prrafodelista"/>
        <w:ind w:left="1440"/>
        <w:jc w:val="both"/>
        <w:rPr>
          <w:del w:id="222" w:author="Victor Morales" w:date="2018-08-12T11:23:00Z"/>
          <w:b w:val="0"/>
        </w:rPr>
      </w:pPr>
      <w:del w:id="223" w:author="Victor Morales" w:date="2018-08-12T11:23:00Z">
        <w:r w:rsidDel="009A3AF7">
          <w:rPr>
            <w:b w:val="0"/>
          </w:rPr>
          <w:delText xml:space="preserve">Estos parámetros </w:delText>
        </w:r>
        <w:r w:rsidR="0006767B" w:rsidDel="009A3AF7">
          <w:rPr>
            <w:b w:val="0"/>
          </w:rPr>
          <w:delText>permitirán definir las políticas que aplicarán</w:delText>
        </w:r>
        <w:r w:rsidDel="009A3AF7">
          <w:rPr>
            <w:b w:val="0"/>
          </w:rPr>
          <w:delText xml:space="preserve"> a todos los modelos </w:delText>
        </w:r>
        <w:r w:rsidR="0006767B" w:rsidDel="009A3AF7">
          <w:rPr>
            <w:b w:val="0"/>
          </w:rPr>
          <w:delText>de línea de crédito que se configurarán en el sistema.</w:delText>
        </w:r>
      </w:del>
    </w:p>
    <w:p w:rsidR="00FF2651" w:rsidRPr="00FF2651" w:rsidDel="009A3AF7" w:rsidRDefault="00FF2651" w:rsidP="002D2617">
      <w:pPr>
        <w:jc w:val="both"/>
        <w:rPr>
          <w:del w:id="224" w:author="Victor Morales" w:date="2018-08-12T11:23:00Z"/>
          <w:b w:val="0"/>
        </w:rPr>
      </w:pPr>
    </w:p>
    <w:tbl>
      <w:tblPr>
        <w:tblW w:w="7797" w:type="dxa"/>
        <w:tblInd w:w="1440" w:type="dxa"/>
        <w:tblCellMar>
          <w:top w:w="55" w:type="dxa"/>
          <w:left w:w="55" w:type="dxa"/>
          <w:bottom w:w="55" w:type="dxa"/>
          <w:right w:w="55" w:type="dxa"/>
        </w:tblCellMar>
        <w:tblLook w:val="04A0" w:firstRow="1" w:lastRow="0" w:firstColumn="1" w:lastColumn="0" w:noHBand="0" w:noVBand="1"/>
      </w:tblPr>
      <w:tblGrid>
        <w:gridCol w:w="7797"/>
      </w:tblGrid>
      <w:tr w:rsidR="00A24E1F" w:rsidDel="009A3AF7" w:rsidTr="00EE1308">
        <w:trPr>
          <w:del w:id="225" w:author="Victor Morales" w:date="2018-08-12T11:23:00Z"/>
        </w:trPr>
        <w:tc>
          <w:tcPr>
            <w:tcW w:w="7797" w:type="dxa"/>
            <w:tcBorders>
              <w:top w:val="single" w:sz="4" w:space="0" w:color="auto"/>
              <w:left w:val="single" w:sz="4" w:space="0" w:color="auto"/>
              <w:bottom w:val="single" w:sz="4" w:space="0" w:color="auto"/>
              <w:right w:val="single" w:sz="4" w:space="0" w:color="auto"/>
            </w:tcBorders>
            <w:shd w:val="clear" w:color="auto" w:fill="auto"/>
          </w:tcPr>
          <w:p w:rsidR="002D2617" w:rsidRPr="002D2617" w:rsidDel="009A3AF7" w:rsidRDefault="002D2617" w:rsidP="002D2617">
            <w:pPr>
              <w:pStyle w:val="TableContents"/>
              <w:jc w:val="both"/>
              <w:rPr>
                <w:del w:id="226" w:author="Victor Morales" w:date="2018-08-12T11:23:00Z"/>
                <w:rFonts w:ascii="Courier New" w:hAnsi="Courier New" w:cs="Courier New"/>
                <w:b w:val="0"/>
                <w:sz w:val="16"/>
                <w:szCs w:val="16"/>
              </w:rPr>
            </w:pPr>
            <w:del w:id="227" w:author="Victor Morales" w:date="2018-08-12T11:23:00Z">
              <w:r w:rsidRPr="002D2617" w:rsidDel="009A3AF7">
                <w:rPr>
                  <w:rFonts w:ascii="Courier New" w:hAnsi="Courier New" w:cs="Courier New"/>
                  <w:b w:val="0"/>
                  <w:sz w:val="16"/>
                  <w:szCs w:val="16"/>
                </w:rPr>
                <w:delText xml:space="preserve">Prestamos                                                             - Byte - </w:delText>
              </w:r>
            </w:del>
          </w:p>
          <w:p w:rsidR="002D2617" w:rsidRPr="002D2617" w:rsidDel="009A3AF7" w:rsidRDefault="002D2617" w:rsidP="002D2617">
            <w:pPr>
              <w:pStyle w:val="TableContents"/>
              <w:jc w:val="both"/>
              <w:rPr>
                <w:del w:id="228" w:author="Victor Morales" w:date="2018-08-12T11:23:00Z"/>
                <w:rFonts w:ascii="Courier New" w:hAnsi="Courier New" w:cs="Courier New"/>
                <w:b w:val="0"/>
                <w:sz w:val="16"/>
                <w:szCs w:val="16"/>
              </w:rPr>
            </w:pPr>
            <w:del w:id="229" w:author="Victor Morales" w:date="2018-08-12T11:23:00Z">
              <w:r w:rsidRPr="002D2617" w:rsidDel="009A3AF7">
                <w:rPr>
                  <w:rFonts w:ascii="Courier New" w:hAnsi="Courier New" w:cs="Courier New"/>
                  <w:b w:val="0"/>
                  <w:sz w:val="16"/>
                  <w:szCs w:val="16"/>
                </w:rPr>
                <w:delText xml:space="preserve">DESARROLLO BANPAIS                   </w:delText>
              </w:r>
              <w:r w:rsidDel="009A3AF7">
                <w:rPr>
                  <w:rFonts w:ascii="Courier New" w:hAnsi="Courier New" w:cs="Courier New"/>
                  <w:b w:val="0"/>
                  <w:sz w:val="16"/>
                  <w:szCs w:val="16"/>
                </w:rPr>
                <w:delText xml:space="preserve">                       Fecha: 27</w:delText>
              </w:r>
              <w:r w:rsidRPr="002D2617" w:rsidDel="009A3AF7">
                <w:rPr>
                  <w:rFonts w:ascii="Courier New" w:hAnsi="Courier New" w:cs="Courier New"/>
                  <w:b w:val="0"/>
                  <w:sz w:val="16"/>
                  <w:szCs w:val="16"/>
                </w:rPr>
                <w:delText xml:space="preserve">/Ene/2017 </w:delText>
              </w:r>
            </w:del>
          </w:p>
          <w:p w:rsidR="002D2617" w:rsidRPr="002D2617" w:rsidDel="009A3AF7" w:rsidRDefault="002D2617" w:rsidP="002D2617">
            <w:pPr>
              <w:pStyle w:val="TableContents"/>
              <w:jc w:val="both"/>
              <w:rPr>
                <w:del w:id="230" w:author="Victor Morales" w:date="2018-08-12T11:23:00Z"/>
                <w:rFonts w:ascii="Courier New" w:hAnsi="Courier New" w:cs="Courier New"/>
                <w:b w:val="0"/>
                <w:sz w:val="16"/>
                <w:szCs w:val="16"/>
              </w:rPr>
            </w:pPr>
            <w:del w:id="231" w:author="Victor Morales" w:date="2018-08-12T11:23:00Z">
              <w:r w:rsidRPr="002D2617" w:rsidDel="009A3AF7">
                <w:rPr>
                  <w:rFonts w:ascii="Courier New" w:hAnsi="Courier New" w:cs="Courier New"/>
                  <w:b w:val="0"/>
                  <w:sz w:val="16"/>
                  <w:szCs w:val="16"/>
                </w:rPr>
                <w:delText xml:space="preserve">Usuario: RFIGUEROA           Parámetros Generales           Hora.:    23:26:08 </w:delText>
              </w:r>
            </w:del>
          </w:p>
          <w:p w:rsidR="002D2617" w:rsidRPr="002D2617" w:rsidDel="009A3AF7" w:rsidRDefault="002D2617" w:rsidP="002D2617">
            <w:pPr>
              <w:pStyle w:val="TableContents"/>
              <w:jc w:val="both"/>
              <w:rPr>
                <w:del w:id="232" w:author="Victor Morales" w:date="2018-08-12T11:23:00Z"/>
                <w:rFonts w:ascii="Courier New" w:hAnsi="Courier New" w:cs="Courier New"/>
                <w:b w:val="0"/>
                <w:sz w:val="16"/>
                <w:szCs w:val="16"/>
              </w:rPr>
            </w:pPr>
            <w:del w:id="233" w:author="Victor Morales" w:date="2018-08-12T11:23:00Z">
              <w:r w:rsidRPr="002D2617" w:rsidDel="009A3AF7">
                <w:rPr>
                  <w:rFonts w:ascii="Courier New" w:hAnsi="Courier New" w:cs="Courier New"/>
                  <w:b w:val="0"/>
                  <w:sz w:val="16"/>
                  <w:szCs w:val="16"/>
                </w:rPr>
                <w:delText xml:space="preserve">Programa: CAM00013             CrediAdquirencia             NvlPgm:         33 </w:delText>
              </w:r>
            </w:del>
          </w:p>
          <w:p w:rsidR="002D2617" w:rsidRPr="002D2617" w:rsidDel="009A3AF7" w:rsidRDefault="002D2617" w:rsidP="002D2617">
            <w:pPr>
              <w:pStyle w:val="TableContents"/>
              <w:jc w:val="both"/>
              <w:rPr>
                <w:del w:id="234" w:author="Victor Morales" w:date="2018-08-12T11:23:00Z"/>
                <w:rFonts w:ascii="Courier New" w:hAnsi="Courier New" w:cs="Courier New"/>
                <w:b w:val="0"/>
                <w:sz w:val="16"/>
                <w:szCs w:val="16"/>
              </w:rPr>
            </w:pPr>
            <w:del w:id="235" w:author="Victor Morales" w:date="2018-08-12T11:23:00Z">
              <w:r w:rsidRPr="002D2617" w:rsidDel="009A3AF7">
                <w:rPr>
                  <w:rFonts w:ascii="Courier New" w:hAnsi="Courier New" w:cs="Courier New"/>
                  <w:b w:val="0"/>
                  <w:sz w:val="16"/>
                  <w:szCs w:val="16"/>
                </w:rPr>
                <w:delText xml:space="preserve">                                   CAMBIOS                                     </w:delText>
              </w:r>
            </w:del>
          </w:p>
          <w:p w:rsidR="002D2617" w:rsidRPr="002D2617" w:rsidDel="009A3AF7" w:rsidRDefault="002D2617" w:rsidP="002D2617">
            <w:pPr>
              <w:pStyle w:val="TableContents"/>
              <w:jc w:val="both"/>
              <w:rPr>
                <w:del w:id="236" w:author="Victor Morales" w:date="2018-08-12T11:23:00Z"/>
                <w:rFonts w:ascii="Courier New" w:hAnsi="Courier New" w:cs="Courier New"/>
                <w:b w:val="0"/>
                <w:sz w:val="16"/>
                <w:szCs w:val="16"/>
              </w:rPr>
            </w:pPr>
            <w:del w:id="237"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38" w:author="Victor Morales" w:date="2018-08-12T11:23:00Z"/>
                <w:rFonts w:ascii="Courier New" w:hAnsi="Courier New" w:cs="Courier New"/>
                <w:b w:val="0"/>
                <w:sz w:val="16"/>
                <w:szCs w:val="16"/>
              </w:rPr>
            </w:pPr>
            <w:del w:id="239"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40" w:author="Victor Morales" w:date="2018-08-12T11:23:00Z"/>
                <w:rFonts w:ascii="Courier New" w:hAnsi="Courier New" w:cs="Courier New"/>
                <w:b w:val="0"/>
                <w:sz w:val="16"/>
                <w:szCs w:val="16"/>
              </w:rPr>
            </w:pPr>
            <w:del w:id="241"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42" w:author="Victor Morales" w:date="2018-08-12T11:23:00Z"/>
                <w:rFonts w:ascii="Courier New" w:hAnsi="Courier New" w:cs="Courier New"/>
                <w:b w:val="0"/>
                <w:sz w:val="16"/>
                <w:szCs w:val="16"/>
              </w:rPr>
            </w:pPr>
            <w:del w:id="243"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44" w:author="Victor Morales" w:date="2018-08-12T11:23:00Z"/>
                <w:rFonts w:ascii="Courier New" w:hAnsi="Courier New" w:cs="Courier New"/>
                <w:b w:val="0"/>
                <w:sz w:val="16"/>
                <w:szCs w:val="16"/>
              </w:rPr>
            </w:pPr>
            <w:del w:id="245"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46" w:author="Victor Morales" w:date="2018-08-12T11:23:00Z"/>
                <w:rFonts w:ascii="Courier New" w:hAnsi="Courier New" w:cs="Courier New"/>
                <w:b w:val="0"/>
                <w:sz w:val="16"/>
                <w:szCs w:val="16"/>
              </w:rPr>
            </w:pPr>
            <w:del w:id="247" w:author="Victor Morales" w:date="2018-08-12T11:23:00Z">
              <w:r w:rsidRPr="002D2617" w:rsidDel="009A3AF7">
                <w:rPr>
                  <w:rFonts w:ascii="Courier New" w:hAnsi="Courier New" w:cs="Courier New"/>
                  <w:b w:val="0"/>
                  <w:sz w:val="16"/>
                  <w:szCs w:val="16"/>
                </w:rPr>
                <w:delText xml:space="preserve">   Nivel de Evaluación. . .: 200 (100=Cuenta Única, 200=Comercio, 300=POS)     </w:delText>
              </w:r>
            </w:del>
          </w:p>
          <w:p w:rsidR="002D2617" w:rsidRPr="002D2617" w:rsidDel="009A3AF7" w:rsidRDefault="002D2617" w:rsidP="002D2617">
            <w:pPr>
              <w:pStyle w:val="TableContents"/>
              <w:jc w:val="both"/>
              <w:rPr>
                <w:del w:id="248" w:author="Victor Morales" w:date="2018-08-12T11:23:00Z"/>
                <w:rFonts w:ascii="Courier New" w:hAnsi="Courier New" w:cs="Courier New"/>
                <w:b w:val="0"/>
                <w:sz w:val="16"/>
                <w:szCs w:val="16"/>
              </w:rPr>
            </w:pPr>
            <w:del w:id="249"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50" w:author="Victor Morales" w:date="2018-08-12T11:23:00Z"/>
                <w:rFonts w:ascii="Courier New" w:hAnsi="Courier New" w:cs="Courier New"/>
                <w:b w:val="0"/>
                <w:sz w:val="16"/>
                <w:szCs w:val="16"/>
              </w:rPr>
            </w:pPr>
            <w:del w:id="251" w:author="Victor Morales" w:date="2018-08-12T11:23:00Z">
              <w:r w:rsidRPr="002D2617" w:rsidDel="009A3AF7">
                <w:rPr>
                  <w:rFonts w:ascii="Courier New" w:hAnsi="Courier New" w:cs="Courier New"/>
                  <w:b w:val="0"/>
                  <w:sz w:val="16"/>
                  <w:szCs w:val="16"/>
                </w:rPr>
                <w:delText xml:space="preserve">   Meses de Análisis. . . .:  99                                               </w:delText>
              </w:r>
            </w:del>
          </w:p>
          <w:p w:rsidR="002D2617" w:rsidRPr="002D2617" w:rsidDel="009A3AF7" w:rsidRDefault="002D2617" w:rsidP="002D2617">
            <w:pPr>
              <w:pStyle w:val="TableContents"/>
              <w:jc w:val="both"/>
              <w:rPr>
                <w:del w:id="252" w:author="Victor Morales" w:date="2018-08-12T11:23:00Z"/>
                <w:rFonts w:ascii="Courier New" w:hAnsi="Courier New" w:cs="Courier New"/>
                <w:b w:val="0"/>
                <w:sz w:val="16"/>
                <w:szCs w:val="16"/>
              </w:rPr>
            </w:pPr>
            <w:del w:id="253"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54" w:author="Victor Morales" w:date="2018-08-12T11:23:00Z"/>
                <w:rFonts w:ascii="Courier New" w:hAnsi="Courier New" w:cs="Courier New"/>
                <w:b w:val="0"/>
                <w:sz w:val="16"/>
                <w:szCs w:val="16"/>
              </w:rPr>
            </w:pPr>
            <w:del w:id="255" w:author="Victor Morales" w:date="2018-08-12T11:23:00Z">
              <w:r w:rsidRPr="002D2617" w:rsidDel="009A3AF7">
                <w:rPr>
                  <w:rFonts w:ascii="Courier New" w:hAnsi="Courier New" w:cs="Courier New"/>
                  <w:b w:val="0"/>
                  <w:sz w:val="16"/>
                  <w:szCs w:val="16"/>
                </w:rPr>
                <w:delText xml:space="preserve">   Meses para Próxima Evaluación:  21                                          </w:delText>
              </w:r>
            </w:del>
          </w:p>
          <w:p w:rsidR="002D2617" w:rsidRPr="002D2617" w:rsidDel="009A3AF7" w:rsidRDefault="002D2617" w:rsidP="002D2617">
            <w:pPr>
              <w:pStyle w:val="TableContents"/>
              <w:jc w:val="both"/>
              <w:rPr>
                <w:del w:id="256" w:author="Victor Morales" w:date="2018-08-12T11:23:00Z"/>
                <w:rFonts w:ascii="Courier New" w:hAnsi="Courier New" w:cs="Courier New"/>
                <w:b w:val="0"/>
                <w:sz w:val="16"/>
                <w:szCs w:val="16"/>
              </w:rPr>
            </w:pPr>
            <w:del w:id="257"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58" w:author="Victor Morales" w:date="2018-08-12T11:23:00Z"/>
                <w:rFonts w:ascii="Courier New" w:hAnsi="Courier New" w:cs="Courier New"/>
                <w:b w:val="0"/>
                <w:sz w:val="16"/>
                <w:szCs w:val="16"/>
              </w:rPr>
            </w:pPr>
            <w:del w:id="259"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60" w:author="Victor Morales" w:date="2018-08-12T11:23:00Z"/>
                <w:rFonts w:ascii="Courier New" w:hAnsi="Courier New" w:cs="Courier New"/>
                <w:b w:val="0"/>
                <w:sz w:val="16"/>
                <w:szCs w:val="16"/>
              </w:rPr>
            </w:pPr>
            <w:del w:id="261"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62" w:author="Victor Morales" w:date="2018-08-12T11:23:00Z"/>
                <w:rFonts w:ascii="Courier New" w:hAnsi="Courier New" w:cs="Courier New"/>
                <w:b w:val="0"/>
                <w:sz w:val="16"/>
                <w:szCs w:val="16"/>
              </w:rPr>
            </w:pPr>
            <w:del w:id="263"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64" w:author="Victor Morales" w:date="2018-08-12T11:23:00Z"/>
                <w:rFonts w:ascii="Courier New" w:hAnsi="Courier New" w:cs="Courier New"/>
                <w:b w:val="0"/>
                <w:sz w:val="16"/>
                <w:szCs w:val="16"/>
              </w:rPr>
            </w:pPr>
            <w:del w:id="265"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66" w:author="Victor Morales" w:date="2018-08-12T11:23:00Z"/>
                <w:rFonts w:ascii="Courier New" w:hAnsi="Courier New" w:cs="Courier New"/>
                <w:b w:val="0"/>
                <w:sz w:val="16"/>
                <w:szCs w:val="16"/>
              </w:rPr>
            </w:pPr>
            <w:del w:id="267"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68" w:author="Victor Morales" w:date="2018-08-12T11:23:00Z"/>
                <w:rFonts w:ascii="Courier New" w:hAnsi="Courier New" w:cs="Courier New"/>
                <w:b w:val="0"/>
                <w:sz w:val="16"/>
                <w:szCs w:val="16"/>
              </w:rPr>
            </w:pPr>
            <w:del w:id="269" w:author="Victor Morales" w:date="2018-08-12T11:23:00Z">
              <w:r w:rsidRPr="002D2617" w:rsidDel="009A3AF7">
                <w:rPr>
                  <w:rFonts w:ascii="Courier New" w:hAnsi="Courier New" w:cs="Courier New"/>
                  <w:b w:val="0"/>
                  <w:sz w:val="16"/>
                  <w:szCs w:val="16"/>
                </w:rPr>
                <w:delText xml:space="preserve">                                                                               </w:delText>
              </w:r>
            </w:del>
          </w:p>
          <w:p w:rsidR="002D2617" w:rsidRPr="002D2617" w:rsidDel="009A3AF7" w:rsidRDefault="002D2617" w:rsidP="002D2617">
            <w:pPr>
              <w:pStyle w:val="TableContents"/>
              <w:jc w:val="both"/>
              <w:rPr>
                <w:del w:id="270" w:author="Victor Morales" w:date="2018-08-12T11:23:00Z"/>
                <w:rFonts w:ascii="Courier New" w:hAnsi="Courier New" w:cs="Courier New"/>
                <w:b w:val="0"/>
                <w:sz w:val="16"/>
                <w:szCs w:val="16"/>
              </w:rPr>
            </w:pPr>
            <w:del w:id="271" w:author="Victor Morales" w:date="2018-08-12T11:23:00Z">
              <w:r w:rsidRPr="002D2617" w:rsidDel="009A3AF7">
                <w:rPr>
                  <w:rFonts w:ascii="Courier New" w:hAnsi="Courier New" w:cs="Courier New"/>
                  <w:b w:val="0"/>
                  <w:sz w:val="16"/>
                  <w:szCs w:val="16"/>
                </w:rPr>
                <w:delText xml:space="preserve">                                F10=Confirmar.                                 </w:delText>
              </w:r>
            </w:del>
          </w:p>
          <w:p w:rsidR="00A24E1F" w:rsidDel="009A3AF7" w:rsidRDefault="002D2617" w:rsidP="002D2617">
            <w:pPr>
              <w:pStyle w:val="TableContents"/>
              <w:jc w:val="both"/>
              <w:rPr>
                <w:del w:id="272" w:author="Victor Morales" w:date="2018-08-12T11:23:00Z"/>
              </w:rPr>
            </w:pPr>
            <w:del w:id="273" w:author="Victor Morales" w:date="2018-08-12T11:23:00Z">
              <w:r w:rsidRPr="002D2617" w:rsidDel="009A3AF7">
                <w:rPr>
                  <w:rFonts w:ascii="Courier New" w:hAnsi="Courier New" w:cs="Courier New"/>
                  <w:b w:val="0"/>
                  <w:sz w:val="16"/>
                  <w:szCs w:val="16"/>
                </w:rPr>
                <w:delText>AYUDA=Texto de Ayuda.                                  F3=Salir, F12=Cancelar.</w:delText>
              </w:r>
            </w:del>
          </w:p>
        </w:tc>
      </w:tr>
    </w:tbl>
    <w:p w:rsidR="00A24E1F" w:rsidDel="009A3AF7" w:rsidRDefault="00A24E1F">
      <w:pPr>
        <w:jc w:val="both"/>
        <w:rPr>
          <w:del w:id="274" w:author="Victor Morales" w:date="2018-08-12T11:23:00Z"/>
          <w:b w:val="0"/>
        </w:rPr>
      </w:pPr>
    </w:p>
    <w:p w:rsidR="002D2617" w:rsidRPr="002D2617" w:rsidDel="009A3AF7" w:rsidRDefault="002D2617" w:rsidP="00EE1308">
      <w:pPr>
        <w:tabs>
          <w:tab w:val="num" w:pos="576"/>
        </w:tabs>
        <w:ind w:left="720"/>
        <w:jc w:val="both"/>
        <w:rPr>
          <w:del w:id="275" w:author="Victor Morales" w:date="2018-08-12T11:23:00Z"/>
          <w:b w:val="0"/>
          <w:bCs/>
        </w:rPr>
      </w:pPr>
      <w:del w:id="276" w:author="Victor Morales" w:date="2018-08-12T11:23:00Z">
        <w:r w:rsidRPr="002D2617" w:rsidDel="009A3AF7">
          <w:rPr>
            <w:b w:val="0"/>
            <w:bCs/>
          </w:rPr>
          <w:tab/>
        </w:r>
        <w:r w:rsidRPr="002D2617" w:rsidDel="009A3AF7">
          <w:rPr>
            <w:b w:val="0"/>
            <w:bCs/>
            <w:u w:val="single"/>
          </w:rPr>
          <w:delText xml:space="preserve">Nivel de </w:delText>
        </w:r>
        <w:r w:rsidDel="009A3AF7">
          <w:rPr>
            <w:b w:val="0"/>
            <w:bCs/>
            <w:u w:val="single"/>
          </w:rPr>
          <w:delText>Ev</w:delText>
        </w:r>
        <w:r w:rsidRPr="002D2617" w:rsidDel="009A3AF7">
          <w:rPr>
            <w:b w:val="0"/>
            <w:bCs/>
            <w:u w:val="single"/>
          </w:rPr>
          <w:delText>aluación</w:delText>
        </w:r>
        <w:r w:rsidRPr="002D2617" w:rsidDel="009A3AF7">
          <w:rPr>
            <w:b w:val="0"/>
            <w:bCs/>
          </w:rPr>
          <w:delText xml:space="preserve">: </w:delText>
        </w:r>
      </w:del>
    </w:p>
    <w:p w:rsidR="002D2617" w:rsidRPr="002D2617" w:rsidDel="009A3AF7" w:rsidRDefault="007705B5" w:rsidP="00EE1308">
      <w:pPr>
        <w:ind w:left="1800"/>
        <w:jc w:val="both"/>
        <w:rPr>
          <w:del w:id="277" w:author="Victor Morales" w:date="2018-08-12T11:23:00Z"/>
          <w:b w:val="0"/>
        </w:rPr>
      </w:pPr>
      <w:del w:id="278" w:author="Victor Morales" w:date="2018-08-12T11:23:00Z">
        <w:r w:rsidDel="009A3AF7">
          <w:rPr>
            <w:b w:val="0"/>
          </w:rPr>
          <w:delText>Este campo se utilizará</w:delText>
        </w:r>
        <w:r w:rsidR="002D2617" w:rsidRPr="002D2617" w:rsidDel="009A3AF7">
          <w:rPr>
            <w:b w:val="0"/>
          </w:rPr>
          <w:delText xml:space="preserve"> para definir </w:delText>
        </w:r>
        <w:r w:rsidDel="009A3AF7">
          <w:rPr>
            <w:b w:val="0"/>
          </w:rPr>
          <w:delText>la forma en que se realizará la ev</w:delText>
        </w:r>
        <w:r w:rsidR="002D2617" w:rsidRPr="002D2617" w:rsidDel="009A3AF7">
          <w:rPr>
            <w:b w:val="0"/>
          </w:rPr>
          <w:delText>aluación</w:delText>
        </w:r>
        <w:r w:rsidDel="009A3AF7">
          <w:rPr>
            <w:b w:val="0"/>
          </w:rPr>
          <w:delText xml:space="preserve"> para otorgar préstamos y la forma en que el sistema acumulará</w:delText>
        </w:r>
        <w:r w:rsidR="002D2617" w:rsidRPr="002D2617" w:rsidDel="009A3AF7">
          <w:rPr>
            <w:b w:val="0"/>
          </w:rPr>
          <w:delText xml:space="preserve"> las ventas. Los valores posibles son :</w:delText>
        </w:r>
      </w:del>
    </w:p>
    <w:p w:rsidR="002D2617" w:rsidRPr="002D2617" w:rsidDel="009A3AF7" w:rsidRDefault="002D2617" w:rsidP="00EE1308">
      <w:pPr>
        <w:numPr>
          <w:ilvl w:val="0"/>
          <w:numId w:val="17"/>
        </w:numPr>
        <w:tabs>
          <w:tab w:val="num" w:pos="1440"/>
        </w:tabs>
        <w:ind w:left="2520"/>
        <w:jc w:val="both"/>
        <w:rPr>
          <w:del w:id="279" w:author="Victor Morales" w:date="2018-08-12T11:23:00Z"/>
          <w:b w:val="0"/>
        </w:rPr>
      </w:pPr>
      <w:del w:id="280" w:author="Victor Morales" w:date="2018-08-12T11:23:00Z">
        <w:r w:rsidRPr="002D2617" w:rsidDel="009A3AF7">
          <w:rPr>
            <w:b w:val="0"/>
          </w:rPr>
          <w:delText xml:space="preserve">100 → se acumulan las ventas del POS y del comercio en una cuenta única. </w:delText>
        </w:r>
      </w:del>
    </w:p>
    <w:p w:rsidR="002D2617" w:rsidRPr="002D2617" w:rsidDel="009A3AF7" w:rsidRDefault="002D2617" w:rsidP="00EE1308">
      <w:pPr>
        <w:numPr>
          <w:ilvl w:val="0"/>
          <w:numId w:val="17"/>
        </w:numPr>
        <w:tabs>
          <w:tab w:val="num" w:pos="720"/>
        </w:tabs>
        <w:ind w:left="2520"/>
        <w:jc w:val="both"/>
        <w:rPr>
          <w:del w:id="281" w:author="Victor Morales" w:date="2018-08-12T11:23:00Z"/>
          <w:b w:val="0"/>
        </w:rPr>
      </w:pPr>
      <w:del w:id="282" w:author="Victor Morales" w:date="2018-08-12T11:23:00Z">
        <w:r w:rsidRPr="002D2617" w:rsidDel="009A3AF7">
          <w:rPr>
            <w:b w:val="0"/>
          </w:rPr>
          <w:delText>200 → Cada comercio es evaluado por separado unificando las ventas de todos los POS relacionados a este come</w:delText>
        </w:r>
        <w:r w:rsidR="005C560E" w:rsidDel="009A3AF7">
          <w:rPr>
            <w:b w:val="0"/>
          </w:rPr>
          <w:delText>rcio. En este caso se habilitará</w:delText>
        </w:r>
        <w:r w:rsidRPr="002D2617" w:rsidDel="009A3AF7">
          <w:rPr>
            <w:b w:val="0"/>
          </w:rPr>
          <w:delText xml:space="preserve">n tantos cupos como comercios tenga asociados la cuenta única. </w:delText>
        </w:r>
      </w:del>
    </w:p>
    <w:p w:rsidR="002D2617" w:rsidRPr="002D2617" w:rsidDel="009A3AF7" w:rsidRDefault="002D2617" w:rsidP="00EE1308">
      <w:pPr>
        <w:numPr>
          <w:ilvl w:val="0"/>
          <w:numId w:val="17"/>
        </w:numPr>
        <w:tabs>
          <w:tab w:val="num" w:pos="720"/>
        </w:tabs>
        <w:ind w:left="2520"/>
        <w:jc w:val="both"/>
        <w:rPr>
          <w:del w:id="283" w:author="Victor Morales" w:date="2018-08-12T11:23:00Z"/>
          <w:b w:val="0"/>
        </w:rPr>
      </w:pPr>
      <w:del w:id="284" w:author="Victor Morales" w:date="2018-08-12T11:23:00Z">
        <w:r w:rsidRPr="002D2617" w:rsidDel="009A3AF7">
          <w:rPr>
            <w:b w:val="0"/>
          </w:rPr>
          <w:delText xml:space="preserve">300 → Es el nivel </w:delText>
        </w:r>
        <w:r w:rsidR="005C560E" w:rsidRPr="002D2617" w:rsidDel="009A3AF7">
          <w:rPr>
            <w:b w:val="0"/>
          </w:rPr>
          <w:delText>más</w:delText>
        </w:r>
        <w:r w:rsidRPr="002D2617" w:rsidDel="009A3AF7">
          <w:rPr>
            <w:b w:val="0"/>
          </w:rPr>
          <w:delText xml:space="preserve"> bajo de evaluación donde cada POS </w:delText>
        </w:r>
        <w:r w:rsidR="005C560E" w:rsidDel="009A3AF7">
          <w:rPr>
            <w:b w:val="0"/>
          </w:rPr>
          <w:delText>tendrá</w:delText>
        </w:r>
        <w:r w:rsidRPr="002D2617" w:rsidDel="009A3AF7">
          <w:rPr>
            <w:b w:val="0"/>
          </w:rPr>
          <w:delText xml:space="preserve"> un cupo si cuenta con los niveles de venta y antigüedad  requerida por el clasificador. </w:delText>
        </w:r>
      </w:del>
    </w:p>
    <w:p w:rsidR="002D2617" w:rsidRPr="002D2617" w:rsidDel="009A3AF7" w:rsidRDefault="002D2617" w:rsidP="00EE1308">
      <w:pPr>
        <w:ind w:left="1800"/>
        <w:jc w:val="both"/>
        <w:rPr>
          <w:del w:id="285" w:author="Victor Morales" w:date="2018-08-12T11:23:00Z"/>
          <w:b w:val="0"/>
        </w:rPr>
      </w:pPr>
    </w:p>
    <w:p w:rsidR="002D2617" w:rsidRPr="005C560E" w:rsidDel="009A3AF7" w:rsidRDefault="002D2617" w:rsidP="00EE1308">
      <w:pPr>
        <w:tabs>
          <w:tab w:val="num" w:pos="576"/>
        </w:tabs>
        <w:ind w:left="1440"/>
        <w:jc w:val="both"/>
        <w:rPr>
          <w:del w:id="286" w:author="Victor Morales" w:date="2018-08-12T11:23:00Z"/>
          <w:b w:val="0"/>
          <w:bCs/>
          <w:u w:val="single"/>
        </w:rPr>
      </w:pPr>
      <w:del w:id="287" w:author="Victor Morales" w:date="2018-08-12T11:23:00Z">
        <w:r w:rsidRPr="005C560E" w:rsidDel="009A3AF7">
          <w:rPr>
            <w:b w:val="0"/>
            <w:bCs/>
            <w:u w:val="single"/>
          </w:rPr>
          <w:delText>Meses de Análisis</w:delText>
        </w:r>
      </w:del>
    </w:p>
    <w:p w:rsidR="002D2617" w:rsidRPr="002D2617" w:rsidDel="009A3AF7" w:rsidRDefault="002D2617" w:rsidP="00EE1308">
      <w:pPr>
        <w:ind w:left="1800"/>
        <w:jc w:val="both"/>
        <w:rPr>
          <w:del w:id="288" w:author="Victor Morales" w:date="2018-08-12T11:23:00Z"/>
          <w:b w:val="0"/>
        </w:rPr>
      </w:pPr>
      <w:del w:id="289" w:author="Victor Morales" w:date="2018-08-12T11:23:00Z">
        <w:r w:rsidRPr="002D2617" w:rsidDel="009A3AF7">
          <w:rPr>
            <w:b w:val="0"/>
          </w:rPr>
          <w:delText xml:space="preserve">Indica cuantos meses atrás a partir de la fecha en que se ejecute el proceso de clasificación se sumaran para tener el monto de ventas de  una cuenta única, comercio o POS según el nivel de valuación configurado. </w:delText>
        </w:r>
        <w:r w:rsidR="005C560E" w:rsidDel="009A3AF7">
          <w:rPr>
            <w:b w:val="0"/>
          </w:rPr>
          <w:delText xml:space="preserve"> Este </w:delText>
        </w:r>
      </w:del>
      <w:ins w:id="290" w:author="Ana D. Panting / BANCO DEL PAIS" w:date="2017-03-06T10:40:00Z">
        <w:del w:id="291" w:author="Victor Morales" w:date="2018-08-12T11:23:00Z">
          <w:r w:rsidR="00D3098E" w:rsidDel="009A3AF7">
            <w:rPr>
              <w:b w:val="0"/>
            </w:rPr>
            <w:delText xml:space="preserve">a </w:delText>
          </w:r>
        </w:del>
      </w:ins>
      <w:del w:id="292" w:author="Victor Morales" w:date="2018-08-12T11:23:00Z">
        <w:r w:rsidR="005C560E" w:rsidDel="009A3AF7">
          <w:rPr>
            <w:b w:val="0"/>
          </w:rPr>
          <w:delText>es la cantidad de meses que el sistema utilizará información histórica para la acumulación de ventas según el nivel de evaluación.</w:delText>
        </w:r>
      </w:del>
    </w:p>
    <w:p w:rsidR="002D2617" w:rsidRPr="002D2617" w:rsidDel="009A3AF7" w:rsidRDefault="002D2617" w:rsidP="00EE1308">
      <w:pPr>
        <w:ind w:left="1800"/>
        <w:jc w:val="both"/>
        <w:rPr>
          <w:del w:id="293" w:author="Victor Morales" w:date="2018-08-12T11:23:00Z"/>
          <w:b w:val="0"/>
        </w:rPr>
      </w:pPr>
    </w:p>
    <w:p w:rsidR="002D2617" w:rsidRPr="005C560E" w:rsidDel="009A3AF7" w:rsidRDefault="002D2617" w:rsidP="00EE1308">
      <w:pPr>
        <w:tabs>
          <w:tab w:val="num" w:pos="576"/>
        </w:tabs>
        <w:ind w:left="1440"/>
        <w:jc w:val="both"/>
        <w:rPr>
          <w:del w:id="294" w:author="Victor Morales" w:date="2018-08-12T11:23:00Z"/>
          <w:b w:val="0"/>
          <w:bCs/>
          <w:u w:val="single"/>
        </w:rPr>
      </w:pPr>
      <w:del w:id="295" w:author="Victor Morales" w:date="2018-08-12T11:23:00Z">
        <w:r w:rsidRPr="005C560E" w:rsidDel="009A3AF7">
          <w:rPr>
            <w:b w:val="0"/>
            <w:bCs/>
            <w:u w:val="single"/>
          </w:rPr>
          <w:delText xml:space="preserve">Meses </w:delText>
        </w:r>
        <w:r w:rsidR="00FB0C03" w:rsidRPr="005C560E" w:rsidDel="009A3AF7">
          <w:rPr>
            <w:b w:val="0"/>
            <w:bCs/>
            <w:u w:val="single"/>
          </w:rPr>
          <w:delText>Próxima</w:delText>
        </w:r>
        <w:r w:rsidRPr="005C560E" w:rsidDel="009A3AF7">
          <w:rPr>
            <w:b w:val="0"/>
            <w:bCs/>
            <w:u w:val="single"/>
          </w:rPr>
          <w:delText xml:space="preserve"> Evaluación </w:delText>
        </w:r>
      </w:del>
    </w:p>
    <w:p w:rsidR="002D2617" w:rsidRPr="002D2617" w:rsidDel="009A3AF7" w:rsidRDefault="00FB0C03" w:rsidP="00EE1308">
      <w:pPr>
        <w:ind w:left="1800"/>
        <w:jc w:val="both"/>
        <w:rPr>
          <w:del w:id="296" w:author="Victor Morales" w:date="2018-08-12T11:23:00Z"/>
          <w:b w:val="0"/>
        </w:rPr>
      </w:pPr>
      <w:del w:id="297" w:author="Victor Morales" w:date="2018-08-12T11:23:00Z">
        <w:r w:rsidDel="009A3AF7">
          <w:rPr>
            <w:b w:val="0"/>
          </w:rPr>
          <w:delText>Dado que el negocio de un comercio es altamente variable, sus volúmenes de ventas pueden variar de un día a otro. Por lo que este parámetro está previsto para i</w:delText>
        </w:r>
        <w:r w:rsidR="002D2617" w:rsidRPr="002D2617" w:rsidDel="009A3AF7">
          <w:rPr>
            <w:b w:val="0"/>
          </w:rPr>
          <w:delText>ndica</w:delText>
        </w:r>
        <w:r w:rsidDel="009A3AF7">
          <w:rPr>
            <w:b w:val="0"/>
          </w:rPr>
          <w:delText>rle al sistema, cada cuá</w:delText>
        </w:r>
        <w:r w:rsidR="002D2617" w:rsidRPr="002D2617" w:rsidDel="009A3AF7">
          <w:rPr>
            <w:b w:val="0"/>
          </w:rPr>
          <w:delText xml:space="preserve">ntos meses se volverá a evaluar un comercio, para re-clasificar o autorizar un cupo. </w:delText>
        </w:r>
      </w:del>
    </w:p>
    <w:p w:rsidR="00A24E1F" w:rsidDel="009A3AF7" w:rsidRDefault="00A24E1F">
      <w:pPr>
        <w:ind w:left="1080"/>
        <w:jc w:val="both"/>
        <w:rPr>
          <w:del w:id="298" w:author="Victor Morales" w:date="2018-08-12T11:23:00Z"/>
        </w:rPr>
      </w:pPr>
    </w:p>
    <w:p w:rsidR="00EE1308" w:rsidRPr="00EE1308" w:rsidDel="009A3AF7" w:rsidRDefault="00EE1308" w:rsidP="00EE1308">
      <w:pPr>
        <w:pStyle w:val="Prrafodelista"/>
        <w:numPr>
          <w:ilvl w:val="2"/>
          <w:numId w:val="16"/>
        </w:numPr>
        <w:jc w:val="both"/>
        <w:rPr>
          <w:del w:id="299" w:author="Victor Morales" w:date="2018-08-12T11:23:00Z"/>
          <w:b w:val="0"/>
          <w:u w:val="single"/>
        </w:rPr>
      </w:pPr>
      <w:del w:id="300" w:author="Victor Morales" w:date="2018-08-12T11:23:00Z">
        <w:r w:rsidRPr="00EE1308" w:rsidDel="009A3AF7">
          <w:rPr>
            <w:b w:val="0"/>
            <w:u w:val="single"/>
          </w:rPr>
          <w:delText>Parámetros para Clasificación de Comercios</w:delText>
        </w:r>
      </w:del>
    </w:p>
    <w:p w:rsidR="001D571B" w:rsidDel="009A3AF7" w:rsidRDefault="001D571B" w:rsidP="001D571B">
      <w:pPr>
        <w:ind w:left="1440"/>
        <w:jc w:val="both"/>
        <w:rPr>
          <w:del w:id="301" w:author="Victor Morales" w:date="2018-08-12T11:23:00Z"/>
          <w:b w:val="0"/>
        </w:rPr>
      </w:pPr>
    </w:p>
    <w:p w:rsidR="00A24E1F" w:rsidDel="009A3AF7" w:rsidRDefault="001D571B" w:rsidP="001D571B">
      <w:pPr>
        <w:ind w:left="1440"/>
        <w:jc w:val="both"/>
        <w:rPr>
          <w:del w:id="302" w:author="Victor Morales" w:date="2018-08-12T11:23:00Z"/>
          <w:b w:val="0"/>
        </w:rPr>
      </w:pPr>
      <w:del w:id="303" w:author="Victor Morales" w:date="2018-08-12T11:23:00Z">
        <w:r w:rsidDel="009A3AF7">
          <w:rPr>
            <w:b w:val="0"/>
          </w:rPr>
          <w:delText xml:space="preserve">Por medio de esta funcionalidad, será posible definir en el sistema, los diferentes </w:delText>
        </w:r>
        <w:r w:rsidR="0006767B" w:rsidDel="009A3AF7">
          <w:rPr>
            <w:b w:val="0"/>
          </w:rPr>
          <w:delText>modelos de otorgamiento de línea de crédito para el nivel configurado en la parametrización general.</w:delText>
        </w:r>
      </w:del>
    </w:p>
    <w:p w:rsidR="0006767B" w:rsidRPr="001D571B" w:rsidDel="009A3AF7" w:rsidRDefault="0006767B" w:rsidP="001D571B">
      <w:pPr>
        <w:ind w:left="1440"/>
        <w:jc w:val="both"/>
        <w:rPr>
          <w:del w:id="304" w:author="Victor Morales" w:date="2018-08-12T11:23:00Z"/>
          <w:b w:val="0"/>
        </w:rPr>
      </w:pPr>
      <w:del w:id="305" w:author="Victor Morales" w:date="2018-08-12T11:23:00Z">
        <w:r w:rsidDel="009A3AF7">
          <w:rPr>
            <w:b w:val="0"/>
          </w:rPr>
          <w:delText>El sistema permitirá al usuario crear tantos modelos como sea necesario, basado en las políticas que se definen a continuación:</w:delText>
        </w:r>
      </w:del>
    </w:p>
    <w:p w:rsidR="002D2617" w:rsidDel="009A3AF7" w:rsidRDefault="002D2617">
      <w:pPr>
        <w:ind w:left="1080"/>
        <w:jc w:val="both"/>
        <w:rPr>
          <w:del w:id="306" w:author="Victor Morales" w:date="2018-08-12T11:23:00Z"/>
        </w:rPr>
      </w:pPr>
    </w:p>
    <w:p w:rsidR="002D2617" w:rsidDel="009A3AF7" w:rsidRDefault="002D2617">
      <w:pPr>
        <w:ind w:left="1080"/>
        <w:jc w:val="both"/>
        <w:rPr>
          <w:del w:id="307" w:author="Victor Morales" w:date="2018-08-12T11:23:00Z"/>
        </w:rPr>
      </w:pPr>
    </w:p>
    <w:tbl>
      <w:tblPr>
        <w:tblW w:w="7797"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Grid>
        <w:gridCol w:w="7797"/>
      </w:tblGrid>
      <w:tr w:rsidR="00A24E1F" w:rsidDel="009A3AF7" w:rsidTr="0006767B">
        <w:trPr>
          <w:del w:id="308" w:author="Victor Morales" w:date="2018-08-12T11:23:00Z"/>
        </w:trPr>
        <w:tc>
          <w:tcPr>
            <w:tcW w:w="7797" w:type="dxa"/>
            <w:shd w:val="clear" w:color="auto" w:fill="auto"/>
          </w:tcPr>
          <w:p w:rsidR="0006767B" w:rsidRPr="0006767B" w:rsidDel="009A3AF7" w:rsidRDefault="0006767B" w:rsidP="0006767B">
            <w:pPr>
              <w:pStyle w:val="TableContents"/>
              <w:jc w:val="both"/>
              <w:rPr>
                <w:del w:id="309" w:author="Victor Morales" w:date="2018-08-12T11:23:00Z"/>
                <w:rFonts w:ascii="Courier New" w:hAnsi="Courier New" w:cs="Courier New"/>
                <w:b w:val="0"/>
                <w:sz w:val="16"/>
                <w:szCs w:val="16"/>
              </w:rPr>
            </w:pPr>
            <w:del w:id="310" w:author="Victor Morales" w:date="2018-08-12T11:23:00Z">
              <w:r w:rsidRPr="0006767B" w:rsidDel="009A3AF7">
                <w:rPr>
                  <w:rFonts w:ascii="Courier New" w:hAnsi="Courier New" w:cs="Courier New"/>
                  <w:b w:val="0"/>
                  <w:sz w:val="16"/>
                  <w:szCs w:val="16"/>
                </w:rPr>
                <w:delText xml:space="preserve">Prestamos                                                             - Byte - </w:delText>
              </w:r>
            </w:del>
          </w:p>
          <w:p w:rsidR="0006767B" w:rsidRPr="0006767B" w:rsidDel="009A3AF7" w:rsidRDefault="0006767B" w:rsidP="0006767B">
            <w:pPr>
              <w:pStyle w:val="TableContents"/>
              <w:jc w:val="both"/>
              <w:rPr>
                <w:del w:id="311" w:author="Victor Morales" w:date="2018-08-12T11:23:00Z"/>
                <w:rFonts w:ascii="Courier New" w:hAnsi="Courier New" w:cs="Courier New"/>
                <w:b w:val="0"/>
                <w:sz w:val="16"/>
                <w:szCs w:val="16"/>
              </w:rPr>
            </w:pPr>
            <w:del w:id="312" w:author="Victor Morales" w:date="2018-08-12T11:23:00Z">
              <w:r w:rsidRPr="0006767B" w:rsidDel="009A3AF7">
                <w:rPr>
                  <w:rFonts w:ascii="Courier New" w:hAnsi="Courier New" w:cs="Courier New"/>
                  <w:b w:val="0"/>
                  <w:sz w:val="16"/>
                  <w:szCs w:val="16"/>
                </w:rPr>
                <w:delText xml:space="preserve"> DESARROLLO BANPAIS                   </w:delText>
              </w:r>
              <w:r w:rsidDel="009A3AF7">
                <w:rPr>
                  <w:rFonts w:ascii="Courier New" w:hAnsi="Courier New" w:cs="Courier New"/>
                  <w:b w:val="0"/>
                  <w:sz w:val="16"/>
                  <w:szCs w:val="16"/>
                </w:rPr>
                <w:delText xml:space="preserve">                       Fecha: 27</w:delText>
              </w:r>
              <w:r w:rsidRPr="0006767B" w:rsidDel="009A3AF7">
                <w:rPr>
                  <w:rFonts w:ascii="Courier New" w:hAnsi="Courier New" w:cs="Courier New"/>
                  <w:b w:val="0"/>
                  <w:sz w:val="16"/>
                  <w:szCs w:val="16"/>
                </w:rPr>
                <w:delText xml:space="preserve">/Ene/2017 </w:delText>
              </w:r>
            </w:del>
          </w:p>
          <w:p w:rsidR="0006767B" w:rsidRPr="0006767B" w:rsidDel="009A3AF7" w:rsidRDefault="0006767B" w:rsidP="0006767B">
            <w:pPr>
              <w:pStyle w:val="TableContents"/>
              <w:jc w:val="both"/>
              <w:rPr>
                <w:del w:id="313" w:author="Victor Morales" w:date="2018-08-12T11:23:00Z"/>
                <w:rFonts w:ascii="Courier New" w:hAnsi="Courier New" w:cs="Courier New"/>
                <w:b w:val="0"/>
                <w:sz w:val="16"/>
                <w:szCs w:val="16"/>
              </w:rPr>
            </w:pPr>
            <w:del w:id="314" w:author="Victor Morales" w:date="2018-08-12T11:23:00Z">
              <w:r w:rsidRPr="0006767B" w:rsidDel="009A3AF7">
                <w:rPr>
                  <w:rFonts w:ascii="Courier New" w:hAnsi="Courier New" w:cs="Courier New"/>
                  <w:b w:val="0"/>
                  <w:sz w:val="16"/>
                  <w:szCs w:val="16"/>
                </w:rPr>
                <w:delText xml:space="preserve"> Usuario: RFIGUEROA        Clasificación de Comercios        Hora.:    23:37:49 </w:delText>
              </w:r>
            </w:del>
          </w:p>
          <w:p w:rsidR="0006767B" w:rsidRPr="0006767B" w:rsidDel="009A3AF7" w:rsidRDefault="0006767B" w:rsidP="0006767B">
            <w:pPr>
              <w:pStyle w:val="TableContents"/>
              <w:jc w:val="both"/>
              <w:rPr>
                <w:del w:id="315" w:author="Victor Morales" w:date="2018-08-12T11:23:00Z"/>
                <w:rFonts w:ascii="Courier New" w:hAnsi="Courier New" w:cs="Courier New"/>
                <w:b w:val="0"/>
                <w:sz w:val="16"/>
                <w:szCs w:val="16"/>
              </w:rPr>
            </w:pPr>
            <w:del w:id="316" w:author="Victor Morales" w:date="2018-08-12T11:23:00Z">
              <w:r w:rsidRPr="0006767B" w:rsidDel="009A3AF7">
                <w:rPr>
                  <w:rFonts w:ascii="Courier New" w:hAnsi="Courier New" w:cs="Courier New"/>
                  <w:b w:val="0"/>
                  <w:sz w:val="16"/>
                  <w:szCs w:val="16"/>
                </w:rPr>
                <w:delText xml:space="preserve"> Programa: CAM00011             Parametrización              NvlPgm:         11 </w:delText>
              </w:r>
            </w:del>
          </w:p>
          <w:p w:rsidR="0006767B" w:rsidRPr="0006767B" w:rsidDel="009A3AF7" w:rsidRDefault="0006767B" w:rsidP="0006767B">
            <w:pPr>
              <w:pStyle w:val="TableContents"/>
              <w:jc w:val="both"/>
              <w:rPr>
                <w:del w:id="317" w:author="Victor Morales" w:date="2018-08-12T11:23:00Z"/>
                <w:rFonts w:ascii="Courier New" w:hAnsi="Courier New" w:cs="Courier New"/>
                <w:b w:val="0"/>
                <w:sz w:val="16"/>
                <w:szCs w:val="16"/>
              </w:rPr>
            </w:pPr>
            <w:del w:id="318" w:author="Victor Morales" w:date="2018-08-12T11:23:00Z">
              <w:r w:rsidRPr="0006767B" w:rsidDel="009A3AF7">
                <w:rPr>
                  <w:rFonts w:ascii="Courier New" w:hAnsi="Courier New" w:cs="Courier New"/>
                  <w:b w:val="0"/>
                  <w:sz w:val="16"/>
                  <w:szCs w:val="16"/>
                </w:rPr>
                <w:delText xml:space="preserve">                     Seleccionar en Descripción:                                </w:delText>
              </w:r>
            </w:del>
          </w:p>
          <w:p w:rsidR="0006767B" w:rsidRPr="0006767B" w:rsidDel="009A3AF7" w:rsidRDefault="0006767B" w:rsidP="0006767B">
            <w:pPr>
              <w:pStyle w:val="TableContents"/>
              <w:jc w:val="both"/>
              <w:rPr>
                <w:del w:id="319" w:author="Victor Morales" w:date="2018-08-12T11:23:00Z"/>
                <w:rFonts w:ascii="Courier New" w:hAnsi="Courier New" w:cs="Courier New"/>
                <w:b w:val="0"/>
                <w:sz w:val="16"/>
                <w:szCs w:val="16"/>
              </w:rPr>
            </w:pPr>
            <w:del w:id="320" w:author="Victor Morales" w:date="2018-08-12T11:23:00Z">
              <w:r w:rsidRPr="0006767B" w:rsidDel="009A3AF7">
                <w:rPr>
                  <w:rFonts w:ascii="Courier New" w:hAnsi="Courier New" w:cs="Courier New"/>
                  <w:b w:val="0"/>
                  <w:sz w:val="16"/>
                  <w:szCs w:val="16"/>
                </w:rPr>
                <w:delText xml:space="preserve"> Teclee opciones, pulse Intro                                                   </w:delText>
              </w:r>
            </w:del>
          </w:p>
          <w:p w:rsidR="0006767B" w:rsidRPr="0006767B" w:rsidDel="009A3AF7" w:rsidRDefault="0006767B" w:rsidP="0006767B">
            <w:pPr>
              <w:pStyle w:val="TableContents"/>
              <w:jc w:val="both"/>
              <w:rPr>
                <w:del w:id="321" w:author="Victor Morales" w:date="2018-08-12T11:23:00Z"/>
                <w:rFonts w:ascii="Courier New" w:hAnsi="Courier New" w:cs="Courier New"/>
                <w:b w:val="0"/>
                <w:sz w:val="16"/>
                <w:szCs w:val="16"/>
              </w:rPr>
            </w:pPr>
            <w:del w:id="322" w:author="Victor Morales" w:date="2018-08-12T11:23:00Z">
              <w:r w:rsidRPr="0006767B" w:rsidDel="009A3AF7">
                <w:rPr>
                  <w:rFonts w:ascii="Courier New" w:hAnsi="Courier New" w:cs="Courier New"/>
                  <w:b w:val="0"/>
                  <w:sz w:val="16"/>
                  <w:szCs w:val="16"/>
                </w:rPr>
                <w:delText xml:space="preserve"> 1=Seleccionar 2=Cambiar 4=Eliminar 5=Visualizar                                </w:delText>
              </w:r>
            </w:del>
          </w:p>
          <w:p w:rsidR="0006767B" w:rsidRPr="0006767B" w:rsidDel="009A3AF7" w:rsidRDefault="00F358B5" w:rsidP="0006767B">
            <w:pPr>
              <w:pStyle w:val="TableContents"/>
              <w:jc w:val="both"/>
              <w:rPr>
                <w:del w:id="323" w:author="Victor Morales" w:date="2018-08-12T11:23:00Z"/>
                <w:rFonts w:ascii="Courier New" w:hAnsi="Courier New" w:cs="Courier New"/>
                <w:b w:val="0"/>
                <w:sz w:val="16"/>
                <w:szCs w:val="16"/>
              </w:rPr>
            </w:pPr>
            <w:del w:id="324" w:author="Victor Morales" w:date="2018-08-12T11:23:00Z">
              <w:r w:rsidDel="009A3AF7">
                <w:rPr>
                  <w:rFonts w:ascii="Courier New" w:hAnsi="Courier New" w:cs="Courier New"/>
                  <w:b w:val="0"/>
                  <w:sz w:val="16"/>
                  <w:szCs w:val="16"/>
                </w:rPr>
                <w:delText xml:space="preserve">                Sel</w:delText>
              </w:r>
              <w:r w:rsidR="0006767B" w:rsidRPr="0006767B"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 xml:space="preserve"> </w:delText>
              </w:r>
              <w:r w:rsidR="0006767B" w:rsidRPr="0006767B" w:rsidDel="009A3AF7">
                <w:rPr>
                  <w:rFonts w:ascii="Courier New" w:hAnsi="Courier New" w:cs="Courier New"/>
                  <w:b w:val="0"/>
                  <w:sz w:val="16"/>
                  <w:szCs w:val="16"/>
                </w:rPr>
                <w:delText xml:space="preserve">Código Descripción                                         </w:delText>
              </w:r>
            </w:del>
          </w:p>
          <w:p w:rsidR="0006767B" w:rsidRPr="0006767B" w:rsidDel="009A3AF7" w:rsidRDefault="00F358B5" w:rsidP="0006767B">
            <w:pPr>
              <w:pStyle w:val="TableContents"/>
              <w:jc w:val="both"/>
              <w:rPr>
                <w:del w:id="325" w:author="Victor Morales" w:date="2018-08-12T11:23:00Z"/>
                <w:rFonts w:ascii="Courier New" w:hAnsi="Courier New" w:cs="Courier New"/>
                <w:b w:val="0"/>
                <w:sz w:val="16"/>
                <w:szCs w:val="16"/>
              </w:rPr>
            </w:pPr>
            <w:del w:id="326" w:author="Victor Morales" w:date="2018-08-12T11:23:00Z">
              <w:r w:rsidDel="009A3AF7">
                <w:rPr>
                  <w:rFonts w:ascii="Courier New" w:hAnsi="Courier New" w:cs="Courier New"/>
                  <w:b w:val="0"/>
                  <w:sz w:val="16"/>
                  <w:szCs w:val="16"/>
                </w:rPr>
                <w:delText xml:space="preserve">                     </w:delText>
              </w:r>
              <w:r w:rsidR="0006767B" w:rsidDel="009A3AF7">
                <w:rPr>
                  <w:rFonts w:ascii="Courier New" w:hAnsi="Courier New" w:cs="Courier New"/>
                  <w:b w:val="0"/>
                  <w:sz w:val="16"/>
                  <w:szCs w:val="16"/>
                </w:rPr>
                <w:delText>_____</w:delText>
              </w:r>
              <w:r w:rsidR="0006767B" w:rsidRPr="0006767B"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 xml:space="preserve"> </w:delText>
              </w:r>
              <w:r w:rsidR="0006767B" w:rsidDel="009A3AF7">
                <w:rPr>
                  <w:rFonts w:ascii="Courier New" w:hAnsi="Courier New" w:cs="Courier New"/>
                  <w:b w:val="0"/>
                  <w:sz w:val="16"/>
                  <w:szCs w:val="16"/>
                </w:rPr>
                <w:delText>________________________________</w:delText>
              </w:r>
              <w:r w:rsidR="0006767B"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27" w:author="Victor Morales" w:date="2018-08-12T11:23:00Z"/>
                <w:rFonts w:ascii="Courier New" w:hAnsi="Courier New" w:cs="Courier New"/>
                <w:b w:val="0"/>
                <w:sz w:val="16"/>
                <w:szCs w:val="16"/>
              </w:rPr>
            </w:pPr>
            <w:del w:id="328"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F358B5" w:rsidP="0006767B">
            <w:pPr>
              <w:pStyle w:val="TableContents"/>
              <w:jc w:val="both"/>
              <w:rPr>
                <w:del w:id="329" w:author="Victor Morales" w:date="2018-08-12T11:23:00Z"/>
                <w:rFonts w:ascii="Courier New" w:hAnsi="Courier New" w:cs="Courier New"/>
                <w:b w:val="0"/>
                <w:sz w:val="16"/>
                <w:szCs w:val="16"/>
              </w:rPr>
            </w:pPr>
            <w:del w:id="330" w:author="Victor Morales" w:date="2018-08-12T11:23:00Z">
              <w:r w:rsidDel="009A3AF7">
                <w:rPr>
                  <w:rFonts w:ascii="Courier New" w:hAnsi="Courier New" w:cs="Courier New"/>
                  <w:b w:val="0"/>
                  <w:sz w:val="16"/>
                  <w:szCs w:val="16"/>
                </w:rPr>
                <w:delText xml:space="preserve">                 _</w:delText>
              </w:r>
              <w:r w:rsidR="0006767B" w:rsidRPr="0006767B" w:rsidDel="009A3AF7">
                <w:rPr>
                  <w:rFonts w:ascii="Courier New" w:hAnsi="Courier New" w:cs="Courier New"/>
                  <w:b w:val="0"/>
                  <w:sz w:val="16"/>
                  <w:szCs w:val="16"/>
                </w:rPr>
                <w:delText xml:space="preserve">    </w:delText>
              </w:r>
            </w:del>
            <w:ins w:id="331" w:author="Renato Figueroa" w:date="2017-03-16T16:02:00Z">
              <w:del w:id="332" w:author="Victor Morales" w:date="2018-08-12T11:23:00Z">
                <w:r w:rsidR="00606BBE" w:rsidDel="009A3AF7">
                  <w:rPr>
                    <w:rFonts w:ascii="Courier New" w:hAnsi="Courier New" w:cs="Courier New"/>
                    <w:b w:val="0"/>
                    <w:sz w:val="16"/>
                    <w:szCs w:val="16"/>
                  </w:rPr>
                  <w:delText>0000</w:delText>
                </w:r>
              </w:del>
            </w:ins>
            <w:del w:id="333" w:author="Victor Morales" w:date="2018-08-12T11:23:00Z">
              <w:r w:rsidR="0006767B" w:rsidRPr="0006767B" w:rsidDel="009A3AF7">
                <w:rPr>
                  <w:rFonts w:ascii="Courier New" w:hAnsi="Courier New" w:cs="Courier New"/>
                  <w:b w:val="0"/>
                  <w:sz w:val="16"/>
                  <w:szCs w:val="16"/>
                </w:rPr>
                <w:delText xml:space="preserve">1     DE 1-2 MESES/1K A 10K VENTAS                        </w:delText>
              </w:r>
            </w:del>
          </w:p>
          <w:p w:rsidR="0006767B" w:rsidRPr="0006767B" w:rsidDel="009A3AF7" w:rsidRDefault="00F358B5" w:rsidP="0006767B">
            <w:pPr>
              <w:pStyle w:val="TableContents"/>
              <w:jc w:val="both"/>
              <w:rPr>
                <w:del w:id="334" w:author="Victor Morales" w:date="2018-08-12T11:23:00Z"/>
                <w:rFonts w:ascii="Courier New" w:hAnsi="Courier New" w:cs="Courier New"/>
                <w:b w:val="0"/>
                <w:sz w:val="16"/>
                <w:szCs w:val="16"/>
              </w:rPr>
            </w:pPr>
            <w:del w:id="335" w:author="Victor Morales" w:date="2018-08-12T11:23:00Z">
              <w:r w:rsidDel="009A3AF7">
                <w:rPr>
                  <w:rFonts w:ascii="Courier New" w:hAnsi="Courier New" w:cs="Courier New"/>
                  <w:b w:val="0"/>
                  <w:sz w:val="16"/>
                  <w:szCs w:val="16"/>
                </w:rPr>
                <w:delText xml:space="preserve">                </w:delText>
              </w:r>
              <w:r w:rsidR="0006767B" w:rsidRPr="0006767B"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_</w:delText>
              </w:r>
              <w:r w:rsidR="0006767B" w:rsidRPr="0006767B" w:rsidDel="009A3AF7">
                <w:rPr>
                  <w:rFonts w:ascii="Courier New" w:hAnsi="Courier New" w:cs="Courier New"/>
                  <w:b w:val="0"/>
                  <w:sz w:val="16"/>
                  <w:szCs w:val="16"/>
                </w:rPr>
                <w:delText xml:space="preserve">    </w:delText>
              </w:r>
            </w:del>
            <w:ins w:id="336" w:author="Renato Figueroa" w:date="2017-03-16T16:02:00Z">
              <w:del w:id="337" w:author="Victor Morales" w:date="2018-08-12T11:23:00Z">
                <w:r w:rsidR="00606BBE" w:rsidDel="009A3AF7">
                  <w:rPr>
                    <w:rFonts w:ascii="Courier New" w:hAnsi="Courier New" w:cs="Courier New"/>
                    <w:b w:val="0"/>
                    <w:sz w:val="16"/>
                    <w:szCs w:val="16"/>
                  </w:rPr>
                  <w:delText>ABC00</w:delText>
                </w:r>
              </w:del>
            </w:ins>
            <w:del w:id="338" w:author="Victor Morales" w:date="2018-08-12T11:23:00Z">
              <w:r w:rsidR="0006767B" w:rsidRPr="0006767B" w:rsidDel="009A3AF7">
                <w:rPr>
                  <w:rFonts w:ascii="Courier New" w:hAnsi="Courier New" w:cs="Courier New"/>
                  <w:b w:val="0"/>
                  <w:sz w:val="16"/>
                  <w:szCs w:val="16"/>
                </w:rPr>
                <w:delText xml:space="preserve">2     DE 6-8 MESES/15K A 30K VENTAS                       </w:delText>
              </w:r>
            </w:del>
          </w:p>
          <w:p w:rsidR="00D3098E" w:rsidDel="009A3AF7" w:rsidRDefault="00F358B5" w:rsidP="0006767B">
            <w:pPr>
              <w:pStyle w:val="TableContents"/>
              <w:jc w:val="both"/>
              <w:rPr>
                <w:ins w:id="339" w:author="Ana D. Panting / BANCO DEL PAIS" w:date="2017-03-06T10:40:00Z"/>
                <w:del w:id="340" w:author="Victor Morales" w:date="2018-08-12T11:23:00Z"/>
                <w:rFonts w:ascii="Courier New" w:hAnsi="Courier New" w:cs="Courier New"/>
                <w:b w:val="0"/>
                <w:sz w:val="16"/>
                <w:szCs w:val="16"/>
              </w:rPr>
            </w:pPr>
            <w:del w:id="341" w:author="Victor Morales" w:date="2018-08-12T11:23:00Z">
              <w:r w:rsidDel="009A3AF7">
                <w:rPr>
                  <w:rFonts w:ascii="Courier New" w:hAnsi="Courier New" w:cs="Courier New"/>
                  <w:b w:val="0"/>
                  <w:sz w:val="16"/>
                  <w:szCs w:val="16"/>
                </w:rPr>
                <w:delText xml:space="preserve">               </w:delText>
              </w:r>
              <w:r w:rsidR="0006767B" w:rsidRPr="0006767B"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_</w:delText>
              </w:r>
              <w:r w:rsidR="0006767B" w:rsidRPr="0006767B" w:rsidDel="009A3AF7">
                <w:rPr>
                  <w:rFonts w:ascii="Courier New" w:hAnsi="Courier New" w:cs="Courier New"/>
                  <w:b w:val="0"/>
                  <w:sz w:val="16"/>
                  <w:szCs w:val="16"/>
                </w:rPr>
                <w:delText xml:space="preserve">    </w:delText>
              </w:r>
            </w:del>
            <w:ins w:id="342" w:author="Renato Figueroa" w:date="2017-03-16T16:02:00Z">
              <w:del w:id="343" w:author="Victor Morales" w:date="2018-08-12T11:23:00Z">
                <w:r w:rsidR="00606BBE" w:rsidDel="009A3AF7">
                  <w:rPr>
                    <w:rFonts w:ascii="Courier New" w:hAnsi="Courier New" w:cs="Courier New"/>
                    <w:b w:val="0"/>
                    <w:sz w:val="16"/>
                    <w:szCs w:val="16"/>
                  </w:rPr>
                  <w:delText>XXX00</w:delText>
                </w:r>
              </w:del>
            </w:ins>
            <w:del w:id="344" w:author="Victor Morales" w:date="2018-08-12T11:23:00Z">
              <w:r w:rsidR="0006767B" w:rsidRPr="0006767B" w:rsidDel="009A3AF7">
                <w:rPr>
                  <w:rFonts w:ascii="Courier New" w:hAnsi="Courier New" w:cs="Courier New"/>
                  <w:b w:val="0"/>
                  <w:sz w:val="16"/>
                  <w:szCs w:val="16"/>
                </w:rPr>
                <w:delText xml:space="preserve">3     DE 1-2 MESES/10K A 100K VENTAS  </w:delText>
              </w:r>
            </w:del>
          </w:p>
          <w:p w:rsidR="0006767B" w:rsidRPr="0006767B" w:rsidDel="009A3AF7" w:rsidRDefault="0006767B" w:rsidP="0006767B">
            <w:pPr>
              <w:pStyle w:val="TableContents"/>
              <w:jc w:val="both"/>
              <w:rPr>
                <w:del w:id="345" w:author="Victor Morales" w:date="2018-08-12T11:23:00Z"/>
                <w:rFonts w:ascii="Courier New" w:hAnsi="Courier New" w:cs="Courier New"/>
                <w:b w:val="0"/>
                <w:sz w:val="16"/>
                <w:szCs w:val="16"/>
              </w:rPr>
            </w:pPr>
            <w:del w:id="346"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47" w:author="Victor Morales" w:date="2018-08-12T11:23:00Z"/>
                <w:rFonts w:ascii="Courier New" w:hAnsi="Courier New" w:cs="Courier New"/>
                <w:b w:val="0"/>
                <w:sz w:val="16"/>
                <w:szCs w:val="16"/>
              </w:rPr>
            </w:pPr>
            <w:del w:id="348"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49" w:author="Victor Morales" w:date="2018-08-12T11:23:00Z"/>
                <w:rFonts w:ascii="Courier New" w:hAnsi="Courier New" w:cs="Courier New"/>
                <w:b w:val="0"/>
                <w:sz w:val="16"/>
                <w:szCs w:val="16"/>
              </w:rPr>
            </w:pPr>
            <w:del w:id="350"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51" w:author="Victor Morales" w:date="2018-08-12T11:23:00Z"/>
                <w:rFonts w:ascii="Courier New" w:hAnsi="Courier New" w:cs="Courier New"/>
                <w:b w:val="0"/>
                <w:sz w:val="16"/>
                <w:szCs w:val="16"/>
              </w:rPr>
            </w:pPr>
            <w:del w:id="352"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53" w:author="Victor Morales" w:date="2018-08-12T11:23:00Z"/>
                <w:rFonts w:ascii="Courier New" w:hAnsi="Courier New" w:cs="Courier New"/>
                <w:b w:val="0"/>
                <w:sz w:val="16"/>
                <w:szCs w:val="16"/>
              </w:rPr>
            </w:pPr>
            <w:del w:id="354"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55" w:author="Victor Morales" w:date="2018-08-12T11:23:00Z"/>
                <w:rFonts w:ascii="Courier New" w:hAnsi="Courier New" w:cs="Courier New"/>
                <w:b w:val="0"/>
                <w:sz w:val="16"/>
                <w:szCs w:val="16"/>
              </w:rPr>
            </w:pPr>
            <w:del w:id="356"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57" w:author="Victor Morales" w:date="2018-08-12T11:23:00Z"/>
                <w:rFonts w:ascii="Courier New" w:hAnsi="Courier New" w:cs="Courier New"/>
                <w:b w:val="0"/>
                <w:sz w:val="16"/>
                <w:szCs w:val="16"/>
              </w:rPr>
            </w:pPr>
            <w:del w:id="358"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59" w:author="Victor Morales" w:date="2018-08-12T11:23:00Z"/>
                <w:rFonts w:ascii="Courier New" w:hAnsi="Courier New" w:cs="Courier New"/>
                <w:b w:val="0"/>
                <w:sz w:val="16"/>
                <w:szCs w:val="16"/>
              </w:rPr>
            </w:pPr>
            <w:del w:id="360" w:author="Victor Morales" w:date="2018-08-12T11:23:00Z">
              <w:r w:rsidRPr="0006767B" w:rsidDel="009A3AF7">
                <w:rPr>
                  <w:rFonts w:ascii="Courier New" w:hAnsi="Courier New" w:cs="Courier New"/>
                  <w:b w:val="0"/>
                  <w:sz w:val="16"/>
                  <w:szCs w:val="16"/>
                </w:rPr>
                <w:delText xml:space="preserve">                                                                          Final </w:delText>
              </w:r>
            </w:del>
          </w:p>
          <w:p w:rsidR="0006767B" w:rsidRPr="0006767B" w:rsidDel="009A3AF7" w:rsidRDefault="0006767B" w:rsidP="0006767B">
            <w:pPr>
              <w:pStyle w:val="TableContents"/>
              <w:jc w:val="both"/>
              <w:rPr>
                <w:del w:id="361" w:author="Victor Morales" w:date="2018-08-12T11:23:00Z"/>
                <w:rFonts w:ascii="Courier New" w:hAnsi="Courier New" w:cs="Courier New"/>
                <w:b w:val="0"/>
                <w:sz w:val="16"/>
                <w:szCs w:val="16"/>
              </w:rPr>
            </w:pPr>
            <w:del w:id="362" w:author="Victor Morales" w:date="2018-08-12T11:23:00Z">
              <w:r w:rsidRPr="0006767B" w:rsidDel="009A3AF7">
                <w:rPr>
                  <w:rFonts w:ascii="Courier New" w:hAnsi="Courier New" w:cs="Courier New"/>
                  <w:b w:val="0"/>
                  <w:sz w:val="16"/>
                  <w:szCs w:val="16"/>
                </w:rPr>
                <w:delText xml:space="preserve">                                                                                </w:delText>
              </w:r>
            </w:del>
          </w:p>
          <w:p w:rsidR="0006767B" w:rsidRPr="0006767B" w:rsidDel="009A3AF7" w:rsidRDefault="0006767B" w:rsidP="0006767B">
            <w:pPr>
              <w:pStyle w:val="TableContents"/>
              <w:jc w:val="both"/>
              <w:rPr>
                <w:del w:id="363" w:author="Victor Morales" w:date="2018-08-12T11:23:00Z"/>
                <w:rFonts w:ascii="Courier New" w:hAnsi="Courier New" w:cs="Courier New"/>
                <w:b w:val="0"/>
                <w:sz w:val="16"/>
                <w:szCs w:val="16"/>
              </w:rPr>
            </w:pPr>
            <w:del w:id="364" w:author="Victor Morales" w:date="2018-08-12T11:23:00Z">
              <w:r w:rsidRPr="0006767B" w:rsidDel="009A3AF7">
                <w:rPr>
                  <w:rFonts w:ascii="Courier New" w:hAnsi="Courier New" w:cs="Courier New"/>
                  <w:b w:val="0"/>
                  <w:sz w:val="16"/>
                  <w:szCs w:val="16"/>
                </w:rPr>
                <w:delText xml:space="preserve"> AvPág=Página Siguiente. F6=Agregar                                             </w:delText>
              </w:r>
            </w:del>
          </w:p>
          <w:p w:rsidR="0006767B" w:rsidRPr="0006767B" w:rsidDel="009A3AF7" w:rsidRDefault="0006767B" w:rsidP="0006767B">
            <w:pPr>
              <w:pStyle w:val="TableContents"/>
              <w:jc w:val="both"/>
              <w:rPr>
                <w:del w:id="365" w:author="Victor Morales" w:date="2018-08-12T11:23:00Z"/>
                <w:rFonts w:ascii="Courier New" w:hAnsi="Courier New" w:cs="Courier New"/>
                <w:b w:val="0"/>
                <w:sz w:val="16"/>
                <w:szCs w:val="16"/>
              </w:rPr>
            </w:pPr>
            <w:del w:id="366" w:author="Victor Morales" w:date="2018-08-12T11:23:00Z">
              <w:r w:rsidRPr="0006767B" w:rsidDel="009A3AF7">
                <w:rPr>
                  <w:rFonts w:ascii="Courier New" w:hAnsi="Courier New" w:cs="Courier New"/>
                  <w:b w:val="0"/>
                  <w:sz w:val="16"/>
                  <w:szCs w:val="16"/>
                </w:rPr>
                <w:delText xml:space="preserve"> RePág=Página Anterior.  F15=Clasifica por Código.   F14=Clas. por Descripción. </w:delText>
              </w:r>
            </w:del>
          </w:p>
          <w:p w:rsidR="00A24E1F" w:rsidDel="009A3AF7" w:rsidRDefault="0006767B" w:rsidP="0006767B">
            <w:pPr>
              <w:pStyle w:val="TableContents"/>
              <w:jc w:val="both"/>
              <w:rPr>
                <w:del w:id="367" w:author="Victor Morales" w:date="2018-08-12T11:23:00Z"/>
              </w:rPr>
            </w:pPr>
            <w:del w:id="368" w:author="Victor Morales" w:date="2018-08-12T11:23:00Z">
              <w:r w:rsidRPr="0006767B" w:rsidDel="009A3AF7">
                <w:rPr>
                  <w:rFonts w:ascii="Courier New" w:hAnsi="Courier New" w:cs="Courier New"/>
                  <w:b w:val="0"/>
                  <w:sz w:val="16"/>
                  <w:szCs w:val="16"/>
                </w:rPr>
                <w:delText xml:space="preserve"> AYUDA=Texto de Ayuda.                                  F3=Salir, F12=Cancelar.</w:delText>
              </w:r>
            </w:del>
          </w:p>
        </w:tc>
      </w:tr>
    </w:tbl>
    <w:p w:rsidR="00F358B5" w:rsidDel="009A3AF7" w:rsidRDefault="00F358B5">
      <w:pPr>
        <w:ind w:left="1080"/>
        <w:jc w:val="both"/>
        <w:rPr>
          <w:del w:id="369" w:author="Victor Morales" w:date="2018-08-12T11:23:00Z"/>
        </w:rPr>
      </w:pPr>
    </w:p>
    <w:tbl>
      <w:tblPr>
        <w:tblW w:w="9072" w:type="dxa"/>
        <w:tblInd w:w="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Change w:id="370" w:author="Renato Figueroa" w:date="2017-03-16T10:05:00Z">
          <w:tblPr>
            <w:tblW w:w="7797"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PrChange>
      </w:tblPr>
      <w:tblGrid>
        <w:gridCol w:w="9072"/>
        <w:tblGridChange w:id="371">
          <w:tblGrid>
            <w:gridCol w:w="7797"/>
          </w:tblGrid>
        </w:tblGridChange>
      </w:tblGrid>
      <w:tr w:rsidR="00F358B5" w:rsidDel="009A3AF7" w:rsidTr="00095E28">
        <w:trPr>
          <w:del w:id="372" w:author="Victor Morales" w:date="2018-08-12T11:23:00Z"/>
        </w:trPr>
        <w:tc>
          <w:tcPr>
            <w:tcW w:w="9072" w:type="dxa"/>
            <w:shd w:val="clear" w:color="auto" w:fill="auto"/>
            <w:tcPrChange w:id="373" w:author="Renato Figueroa" w:date="2017-03-16T10:05:00Z">
              <w:tcPr>
                <w:tcW w:w="7797" w:type="dxa"/>
                <w:shd w:val="clear" w:color="auto" w:fill="auto"/>
              </w:tcPr>
            </w:tcPrChange>
          </w:tcPr>
          <w:p w:rsidR="00256541" w:rsidRPr="00256541" w:rsidDel="009A3AF7" w:rsidRDefault="00256541" w:rsidP="00256541">
            <w:pPr>
              <w:pStyle w:val="TableContents"/>
              <w:jc w:val="both"/>
              <w:rPr>
                <w:del w:id="374" w:author="Victor Morales" w:date="2018-08-12T11:23:00Z"/>
                <w:rFonts w:ascii="Courier New" w:hAnsi="Courier New" w:cs="Courier New"/>
                <w:b w:val="0"/>
                <w:sz w:val="16"/>
                <w:szCs w:val="16"/>
              </w:rPr>
            </w:pPr>
            <w:del w:id="375" w:author="Victor Morales" w:date="2018-08-12T11:23:00Z">
              <w:r w:rsidRPr="00256541" w:rsidDel="009A3AF7">
                <w:rPr>
                  <w:rFonts w:ascii="Courier New" w:hAnsi="Courier New" w:cs="Courier New"/>
                  <w:b w:val="0"/>
                  <w:sz w:val="16"/>
                  <w:szCs w:val="16"/>
                </w:rPr>
                <w:delText xml:space="preserve">Prestamos                                                             - Byte - </w:delText>
              </w:r>
            </w:del>
          </w:p>
          <w:p w:rsidR="00256541" w:rsidRPr="00256541" w:rsidDel="009A3AF7" w:rsidRDefault="00256541" w:rsidP="00256541">
            <w:pPr>
              <w:pStyle w:val="TableContents"/>
              <w:jc w:val="both"/>
              <w:rPr>
                <w:del w:id="376" w:author="Victor Morales" w:date="2018-08-12T11:23:00Z"/>
                <w:rFonts w:ascii="Courier New" w:hAnsi="Courier New" w:cs="Courier New"/>
                <w:b w:val="0"/>
                <w:sz w:val="16"/>
                <w:szCs w:val="16"/>
              </w:rPr>
            </w:pPr>
            <w:del w:id="377" w:author="Victor Morales" w:date="2018-08-12T11:23:00Z">
              <w:r w:rsidRPr="00256541" w:rsidDel="009A3AF7">
                <w:rPr>
                  <w:rFonts w:ascii="Courier New" w:hAnsi="Courier New" w:cs="Courier New"/>
                  <w:b w:val="0"/>
                  <w:sz w:val="16"/>
                  <w:szCs w:val="16"/>
                </w:rPr>
                <w:delText xml:space="preserve">DESARROLLO BANPAIS                   </w:delText>
              </w:r>
              <w:r w:rsidDel="009A3AF7">
                <w:rPr>
                  <w:rFonts w:ascii="Courier New" w:hAnsi="Courier New" w:cs="Courier New"/>
                  <w:b w:val="0"/>
                  <w:sz w:val="16"/>
                  <w:szCs w:val="16"/>
                </w:rPr>
                <w:delText xml:space="preserve">                       Fecha: 27</w:delText>
              </w:r>
              <w:r w:rsidRPr="00256541" w:rsidDel="009A3AF7">
                <w:rPr>
                  <w:rFonts w:ascii="Courier New" w:hAnsi="Courier New" w:cs="Courier New"/>
                  <w:b w:val="0"/>
                  <w:sz w:val="16"/>
                  <w:szCs w:val="16"/>
                </w:rPr>
                <w:delText xml:space="preserve">/Ene/2017 </w:delText>
              </w:r>
            </w:del>
          </w:p>
          <w:p w:rsidR="00256541" w:rsidRPr="00256541" w:rsidDel="009A3AF7" w:rsidRDefault="00256541" w:rsidP="00256541">
            <w:pPr>
              <w:pStyle w:val="TableContents"/>
              <w:jc w:val="both"/>
              <w:rPr>
                <w:del w:id="378" w:author="Victor Morales" w:date="2018-08-12T11:23:00Z"/>
                <w:rFonts w:ascii="Courier New" w:hAnsi="Courier New" w:cs="Courier New"/>
                <w:b w:val="0"/>
                <w:sz w:val="16"/>
                <w:szCs w:val="16"/>
              </w:rPr>
            </w:pPr>
            <w:del w:id="379" w:author="Victor Morales" w:date="2018-08-12T11:23:00Z">
              <w:r w:rsidRPr="00256541" w:rsidDel="009A3AF7">
                <w:rPr>
                  <w:rFonts w:ascii="Courier New" w:hAnsi="Courier New" w:cs="Courier New"/>
                  <w:b w:val="0"/>
                  <w:sz w:val="16"/>
                  <w:szCs w:val="16"/>
                </w:rPr>
                <w:delText xml:space="preserve">Usuario: RFIGUEROA        Clasificación de Comercios        Hora.:    23:49:49 </w:delText>
              </w:r>
            </w:del>
          </w:p>
          <w:p w:rsidR="00256541" w:rsidRPr="00256541" w:rsidDel="009A3AF7" w:rsidRDefault="00256541" w:rsidP="00256541">
            <w:pPr>
              <w:pStyle w:val="TableContents"/>
              <w:jc w:val="both"/>
              <w:rPr>
                <w:del w:id="380" w:author="Victor Morales" w:date="2018-08-12T11:23:00Z"/>
                <w:rFonts w:ascii="Courier New" w:hAnsi="Courier New" w:cs="Courier New"/>
                <w:b w:val="0"/>
                <w:sz w:val="16"/>
                <w:szCs w:val="16"/>
              </w:rPr>
            </w:pPr>
            <w:del w:id="381" w:author="Victor Morales" w:date="2018-08-12T11:23:00Z">
              <w:r w:rsidRPr="00256541" w:rsidDel="009A3AF7">
                <w:rPr>
                  <w:rFonts w:ascii="Courier New" w:hAnsi="Courier New" w:cs="Courier New"/>
                  <w:b w:val="0"/>
                  <w:sz w:val="16"/>
                  <w:szCs w:val="16"/>
                </w:rPr>
                <w:delText xml:space="preserve">Programa: CAM00011             Parametrización              NvlPgm:         33 </w:delText>
              </w:r>
            </w:del>
          </w:p>
          <w:p w:rsidR="00256541" w:rsidRPr="00256541" w:rsidDel="009A3AF7" w:rsidRDefault="00256541" w:rsidP="00256541">
            <w:pPr>
              <w:pStyle w:val="TableContents"/>
              <w:jc w:val="both"/>
              <w:rPr>
                <w:del w:id="382" w:author="Victor Morales" w:date="2018-08-12T11:23:00Z"/>
                <w:rFonts w:ascii="Courier New" w:hAnsi="Courier New" w:cs="Courier New"/>
                <w:b w:val="0"/>
                <w:sz w:val="16"/>
                <w:szCs w:val="16"/>
              </w:rPr>
            </w:pPr>
            <w:del w:id="383" w:author="Victor Morales" w:date="2018-08-12T11:23:00Z">
              <w:r w:rsidRPr="00256541" w:rsidDel="009A3AF7">
                <w:rPr>
                  <w:rFonts w:ascii="Courier New" w:hAnsi="Courier New" w:cs="Courier New"/>
                  <w:b w:val="0"/>
                  <w:sz w:val="16"/>
                  <w:szCs w:val="16"/>
                </w:rPr>
                <w:delText xml:space="preserve">                                   CAMBIOS                                     </w:delText>
              </w:r>
            </w:del>
          </w:p>
          <w:p w:rsidR="00256541" w:rsidRPr="00256541" w:rsidDel="009A3AF7" w:rsidRDefault="00256541" w:rsidP="00256541">
            <w:pPr>
              <w:pStyle w:val="TableContents"/>
              <w:jc w:val="both"/>
              <w:rPr>
                <w:del w:id="384" w:author="Victor Morales" w:date="2018-08-12T11:23:00Z"/>
                <w:rFonts w:ascii="Courier New" w:hAnsi="Courier New" w:cs="Courier New"/>
                <w:b w:val="0"/>
                <w:sz w:val="16"/>
                <w:szCs w:val="16"/>
              </w:rPr>
            </w:pPr>
            <w:del w:id="385" w:author="Victor Morales" w:date="2018-08-12T11:23:00Z">
              <w:r w:rsidRPr="00256541" w:rsidDel="009A3AF7">
                <w:rPr>
                  <w:rFonts w:ascii="Courier New" w:hAnsi="Courier New" w:cs="Courier New"/>
                  <w:b w:val="0"/>
                  <w:sz w:val="16"/>
                  <w:szCs w:val="16"/>
                </w:rPr>
                <w:delText xml:space="preserve">Código Clasificación: 1                                                        </w:delText>
              </w:r>
            </w:del>
          </w:p>
          <w:p w:rsidR="00256541" w:rsidRPr="00256541" w:rsidDel="009A3AF7" w:rsidRDefault="00256541" w:rsidP="00256541">
            <w:pPr>
              <w:pStyle w:val="TableContents"/>
              <w:jc w:val="both"/>
              <w:rPr>
                <w:del w:id="386" w:author="Victor Morales" w:date="2018-08-12T11:23:00Z"/>
                <w:rFonts w:ascii="Courier New" w:hAnsi="Courier New" w:cs="Courier New"/>
                <w:b w:val="0"/>
                <w:sz w:val="16"/>
                <w:szCs w:val="16"/>
              </w:rPr>
            </w:pPr>
            <w:del w:id="387" w:author="Victor Morales" w:date="2018-08-12T11:23:00Z">
              <w:r w:rsidRPr="00256541" w:rsidDel="009A3AF7">
                <w:rPr>
                  <w:rFonts w:ascii="Courier New" w:hAnsi="Courier New" w:cs="Courier New"/>
                  <w:b w:val="0"/>
                  <w:sz w:val="16"/>
                  <w:szCs w:val="16"/>
                </w:rPr>
                <w:delText xml:space="preserve">Descripción. . . . .: DE 1-2 MESES/1K A 10K VENTAS </w:delText>
              </w:r>
            </w:del>
            <w:ins w:id="388" w:author="Renato Figueroa" w:date="2017-03-16T16:12:00Z">
              <w:del w:id="389" w:author="Victor Morales" w:date="2018-08-12T11:23:00Z">
                <w:r w:rsidR="008F6D60" w:rsidDel="009A3AF7">
                  <w:rPr>
                    <w:rFonts w:ascii="Courier New" w:hAnsi="Courier New" w:cs="Courier New"/>
                    <w:b w:val="0"/>
                    <w:sz w:val="16"/>
                    <w:szCs w:val="16"/>
                  </w:rPr>
                  <w:delText>LPS</w:delText>
                </w:r>
              </w:del>
            </w:ins>
            <w:ins w:id="390" w:author="Renato Figueroa" w:date="2017-03-16T16:13:00Z">
              <w:del w:id="391" w:author="Victor Morales" w:date="2018-08-12T11:23:00Z">
                <w:r w:rsidR="008F6D60" w:rsidDel="009A3AF7">
                  <w:rPr>
                    <w:rFonts w:ascii="Courier New" w:hAnsi="Courier New" w:cs="Courier New"/>
                    <w:b w:val="0"/>
                    <w:sz w:val="16"/>
                    <w:szCs w:val="16"/>
                  </w:rPr>
                  <w:delText>.</w:delText>
                </w:r>
              </w:del>
            </w:ins>
            <w:del w:id="392" w:author="Victor Morales" w:date="2018-08-12T11:23:00Z">
              <w:r w:rsidRPr="00256541" w:rsidDel="009A3AF7">
                <w:rPr>
                  <w:rFonts w:ascii="Courier New" w:hAnsi="Courier New" w:cs="Courier New"/>
                  <w:b w:val="0"/>
                  <w:sz w:val="16"/>
                  <w:szCs w:val="16"/>
                </w:rPr>
                <w:delText xml:space="preserve">                            </w:delText>
              </w:r>
            </w:del>
          </w:p>
          <w:p w:rsidR="00256541" w:rsidRPr="00256541" w:rsidDel="009A3AF7" w:rsidRDefault="00256541" w:rsidP="00256541">
            <w:pPr>
              <w:pStyle w:val="TableContents"/>
              <w:jc w:val="both"/>
              <w:rPr>
                <w:del w:id="393" w:author="Victor Morales" w:date="2018-08-12T11:23:00Z"/>
                <w:rFonts w:ascii="Courier New" w:hAnsi="Courier New" w:cs="Courier New"/>
                <w:b w:val="0"/>
                <w:sz w:val="16"/>
                <w:szCs w:val="16"/>
              </w:rPr>
            </w:pPr>
            <w:del w:id="394" w:author="Victor Morales" w:date="2018-08-12T11:23:00Z">
              <w:r w:rsidRPr="00256541" w:rsidDel="009A3AF7">
                <w:rPr>
                  <w:rFonts w:ascii="Courier New" w:hAnsi="Courier New" w:cs="Courier New"/>
                  <w:b w:val="0"/>
                  <w:sz w:val="16"/>
                  <w:szCs w:val="16"/>
                </w:rPr>
                <w:delText xml:space="preserve">Estado . . . . . . .: A (A=Activo, I=Inactivo)                                 </w:delText>
              </w:r>
            </w:del>
          </w:p>
          <w:p w:rsidR="00256541" w:rsidRPr="00256541" w:rsidDel="009A3AF7" w:rsidRDefault="00256541" w:rsidP="00256541">
            <w:pPr>
              <w:pStyle w:val="TableContents"/>
              <w:jc w:val="both"/>
              <w:rPr>
                <w:del w:id="395" w:author="Victor Morales" w:date="2018-08-12T11:23:00Z"/>
                <w:rFonts w:ascii="Courier New" w:hAnsi="Courier New" w:cs="Courier New"/>
                <w:b w:val="0"/>
                <w:sz w:val="16"/>
                <w:szCs w:val="16"/>
              </w:rPr>
            </w:pPr>
            <w:del w:id="396" w:author="Victor Morales" w:date="2018-08-12T11:23:00Z">
              <w:r w:rsidRPr="00256541" w:rsidDel="009A3AF7">
                <w:rPr>
                  <w:rFonts w:ascii="Courier New" w:hAnsi="Courier New" w:cs="Courier New"/>
                  <w:b w:val="0"/>
                  <w:sz w:val="16"/>
                  <w:szCs w:val="16"/>
                </w:rPr>
                <w:delText xml:space="preserve">                                                                               </w:delText>
              </w:r>
            </w:del>
          </w:p>
          <w:p w:rsidR="00256541" w:rsidRPr="0089398D" w:rsidDel="009A3AF7" w:rsidRDefault="00256541" w:rsidP="00256541">
            <w:pPr>
              <w:pStyle w:val="TableContents"/>
              <w:jc w:val="both"/>
              <w:rPr>
                <w:del w:id="397" w:author="Victor Morales" w:date="2018-08-12T11:23:00Z"/>
                <w:rFonts w:ascii="Courier New" w:hAnsi="Courier New" w:cs="Courier New"/>
                <w:sz w:val="16"/>
                <w:szCs w:val="16"/>
              </w:rPr>
            </w:pPr>
            <w:del w:id="398" w:author="Victor Morales" w:date="2018-08-12T11:23:00Z">
              <w:r w:rsidRPr="0089398D" w:rsidDel="009A3AF7">
                <w:rPr>
                  <w:rFonts w:ascii="Courier New" w:hAnsi="Courier New" w:cs="Courier New"/>
                  <w:sz w:val="16"/>
                  <w:szCs w:val="16"/>
                </w:rPr>
                <w:delText xml:space="preserve">Datos del Crédito                                                              </w:delText>
              </w:r>
            </w:del>
          </w:p>
          <w:p w:rsidR="00256541" w:rsidRPr="00256541" w:rsidDel="009A3AF7" w:rsidRDefault="00256541" w:rsidP="00256541">
            <w:pPr>
              <w:pStyle w:val="TableContents"/>
              <w:jc w:val="both"/>
              <w:rPr>
                <w:del w:id="399" w:author="Victor Morales" w:date="2018-08-12T11:23:00Z"/>
                <w:rFonts w:ascii="Courier New" w:hAnsi="Courier New" w:cs="Courier New"/>
                <w:b w:val="0"/>
                <w:sz w:val="16"/>
                <w:szCs w:val="16"/>
              </w:rPr>
            </w:pPr>
            <w:del w:id="400" w:author="Victor Morales" w:date="2018-08-12T11:23:00Z">
              <w:r w:rsidRPr="00256541" w:rsidDel="009A3AF7">
                <w:rPr>
                  <w:rFonts w:ascii="Courier New" w:hAnsi="Courier New" w:cs="Courier New"/>
                  <w:b w:val="0"/>
                  <w:sz w:val="16"/>
                  <w:szCs w:val="16"/>
                </w:rPr>
                <w:delText xml:space="preserve">Tipo Producto. . . .:  2 PTMOS CAPITAL MAS INTERES                             </w:delText>
              </w:r>
            </w:del>
          </w:p>
          <w:p w:rsidR="00256541" w:rsidRPr="00256541" w:rsidDel="009A3AF7" w:rsidRDefault="00256541" w:rsidP="00256541">
            <w:pPr>
              <w:pStyle w:val="TableContents"/>
              <w:jc w:val="both"/>
              <w:rPr>
                <w:del w:id="401" w:author="Victor Morales" w:date="2018-08-12T11:23:00Z"/>
                <w:rFonts w:ascii="Courier New" w:hAnsi="Courier New" w:cs="Courier New"/>
                <w:b w:val="0"/>
                <w:sz w:val="16"/>
                <w:szCs w:val="16"/>
              </w:rPr>
            </w:pPr>
            <w:del w:id="402" w:author="Victor Morales" w:date="2018-08-12T11:23:00Z">
              <w:r w:rsidRPr="00256541" w:rsidDel="009A3AF7">
                <w:rPr>
                  <w:rFonts w:ascii="Courier New" w:hAnsi="Courier New" w:cs="Courier New"/>
                  <w:b w:val="0"/>
                  <w:sz w:val="16"/>
                  <w:szCs w:val="16"/>
                </w:rPr>
                <w:delText xml:space="preserve">Sub Producto . . . .: 89 PYME POS (CREDI ADQUIRENCIA)                          </w:delText>
              </w:r>
            </w:del>
          </w:p>
          <w:p w:rsidR="00256541" w:rsidRPr="00256541" w:rsidDel="009A3AF7" w:rsidRDefault="00256541" w:rsidP="00256541">
            <w:pPr>
              <w:pStyle w:val="TableContents"/>
              <w:jc w:val="both"/>
              <w:rPr>
                <w:del w:id="403" w:author="Victor Morales" w:date="2018-08-12T11:23:00Z"/>
                <w:rFonts w:ascii="Courier New" w:hAnsi="Courier New" w:cs="Courier New"/>
                <w:b w:val="0"/>
                <w:sz w:val="16"/>
                <w:szCs w:val="16"/>
              </w:rPr>
            </w:pPr>
            <w:del w:id="404" w:author="Victor Morales" w:date="2018-08-12T11:23:00Z">
              <w:r w:rsidRPr="00256541" w:rsidDel="009A3AF7">
                <w:rPr>
                  <w:rFonts w:ascii="Courier New" w:hAnsi="Courier New" w:cs="Courier New"/>
                  <w:b w:val="0"/>
                  <w:sz w:val="16"/>
                  <w:szCs w:val="16"/>
                </w:rPr>
                <w:delText>Factor Autorización.:  20.00 %      Valor a Prestar</w:delText>
              </w:r>
            </w:del>
            <w:ins w:id="405" w:author="Renato Figueroa" w:date="2017-03-16T10:06:00Z">
              <w:del w:id="406" w:author="Victor Morales" w:date="2018-08-12T11:23:00Z">
                <w:r w:rsidR="00095E28" w:rsidDel="009A3AF7">
                  <w:rPr>
                    <w:rFonts w:ascii="Courier New" w:hAnsi="Courier New" w:cs="Courier New"/>
                    <w:b w:val="0"/>
                    <w:sz w:val="16"/>
                    <w:szCs w:val="16"/>
                  </w:rPr>
                  <w:delText>Monto Máximo de L/C</w:delText>
                </w:r>
              </w:del>
            </w:ins>
            <w:del w:id="407" w:author="Victor Morales" w:date="2018-08-12T11:23:00Z">
              <w:r w:rsidRPr="00256541" w:rsidDel="009A3AF7">
                <w:rPr>
                  <w:rFonts w:ascii="Courier New" w:hAnsi="Courier New" w:cs="Courier New"/>
                  <w:b w:val="0"/>
                  <w:sz w:val="16"/>
                  <w:szCs w:val="16"/>
                </w:rPr>
                <w:delText>. . . . .:         10,000.00</w:delText>
              </w:r>
            </w:del>
          </w:p>
          <w:p w:rsidR="00256541" w:rsidRPr="00256541" w:rsidDel="009A3AF7" w:rsidRDefault="00256541" w:rsidP="00256541">
            <w:pPr>
              <w:pStyle w:val="TableContents"/>
              <w:jc w:val="both"/>
              <w:rPr>
                <w:del w:id="408" w:author="Victor Morales" w:date="2018-08-12T11:23:00Z"/>
                <w:rFonts w:ascii="Courier New" w:hAnsi="Courier New" w:cs="Courier New"/>
                <w:b w:val="0"/>
                <w:sz w:val="16"/>
                <w:szCs w:val="16"/>
              </w:rPr>
            </w:pPr>
            <w:del w:id="409" w:author="Victor Morales" w:date="2018-08-12T11:23:00Z">
              <w:r w:rsidRPr="00256541" w:rsidDel="009A3AF7">
                <w:rPr>
                  <w:rFonts w:ascii="Courier New" w:hAnsi="Courier New" w:cs="Courier New"/>
                  <w:b w:val="0"/>
                  <w:sz w:val="16"/>
                  <w:szCs w:val="16"/>
                </w:rPr>
                <w:delText xml:space="preserve">Vigencia de Préstamo:   6 Meses                                                </w:delText>
              </w:r>
            </w:del>
          </w:p>
          <w:p w:rsidR="00256541" w:rsidRPr="0089398D" w:rsidDel="009A3AF7" w:rsidRDefault="00256541" w:rsidP="00256541">
            <w:pPr>
              <w:pStyle w:val="TableContents"/>
              <w:jc w:val="both"/>
              <w:rPr>
                <w:del w:id="410" w:author="Victor Morales" w:date="2018-08-12T11:23:00Z"/>
                <w:rFonts w:ascii="Courier New" w:hAnsi="Courier New" w:cs="Courier New"/>
                <w:sz w:val="16"/>
                <w:szCs w:val="16"/>
              </w:rPr>
            </w:pPr>
            <w:del w:id="411" w:author="Victor Morales" w:date="2018-08-12T11:23:00Z">
              <w:r w:rsidRPr="0089398D" w:rsidDel="009A3AF7">
                <w:rPr>
                  <w:rFonts w:ascii="Courier New" w:hAnsi="Courier New" w:cs="Courier New"/>
                  <w:sz w:val="16"/>
                  <w:szCs w:val="16"/>
                </w:rPr>
                <w:delText xml:space="preserve">Información del despacho                                                       </w:delText>
              </w:r>
            </w:del>
          </w:p>
          <w:p w:rsidR="00256541" w:rsidRPr="00256541" w:rsidDel="009A3AF7" w:rsidRDefault="00256541" w:rsidP="00256541">
            <w:pPr>
              <w:pStyle w:val="TableContents"/>
              <w:jc w:val="both"/>
              <w:rPr>
                <w:del w:id="412" w:author="Victor Morales" w:date="2018-08-12T11:23:00Z"/>
                <w:rFonts w:ascii="Courier New" w:hAnsi="Courier New" w:cs="Courier New"/>
                <w:b w:val="0"/>
                <w:sz w:val="16"/>
                <w:szCs w:val="16"/>
              </w:rPr>
            </w:pPr>
            <w:del w:id="413" w:author="Victor Morales" w:date="2018-08-12T11:23:00Z">
              <w:r w:rsidRPr="00256541" w:rsidDel="009A3AF7">
                <w:rPr>
                  <w:rFonts w:ascii="Courier New" w:hAnsi="Courier New" w:cs="Courier New"/>
                  <w:b w:val="0"/>
                  <w:sz w:val="16"/>
                  <w:szCs w:val="16"/>
                </w:rPr>
                <w:delText xml:space="preserve">Despacho en Mora . .: N (S=Si/N=No) Despacho Cobro en Riesgo: N (S=Si/N=No)    </w:delText>
              </w:r>
            </w:del>
          </w:p>
          <w:p w:rsidR="00750D4D" w:rsidDel="009A3AF7" w:rsidRDefault="00256541" w:rsidP="00256541">
            <w:pPr>
              <w:pStyle w:val="TableContents"/>
              <w:jc w:val="both"/>
              <w:rPr>
                <w:ins w:id="414" w:author="Renato Figueroa" w:date="2017-03-16T16:09:00Z"/>
                <w:del w:id="415" w:author="Victor Morales" w:date="2018-08-12T11:23:00Z"/>
                <w:rFonts w:ascii="Courier New" w:hAnsi="Courier New" w:cs="Courier New"/>
                <w:b w:val="0"/>
                <w:sz w:val="16"/>
                <w:szCs w:val="16"/>
              </w:rPr>
            </w:pPr>
            <w:del w:id="416" w:author="Victor Morales" w:date="2018-08-12T11:23:00Z">
              <w:r w:rsidRPr="00256541" w:rsidDel="009A3AF7">
                <w:rPr>
                  <w:rFonts w:ascii="Courier New" w:hAnsi="Courier New" w:cs="Courier New"/>
                  <w:b w:val="0"/>
                  <w:sz w:val="16"/>
                  <w:szCs w:val="16"/>
                </w:rPr>
                <w:delText>Porcentaje Pagado</w:delText>
              </w:r>
            </w:del>
            <w:ins w:id="417" w:author="Renato Figueroa" w:date="2017-03-16T10:07:00Z">
              <w:del w:id="418" w:author="Victor Morales" w:date="2018-08-12T11:23:00Z">
                <w:r w:rsidR="00095E28" w:rsidDel="009A3AF7">
                  <w:rPr>
                    <w:rFonts w:ascii="Courier New" w:hAnsi="Courier New" w:cs="Courier New"/>
                    <w:b w:val="0"/>
                    <w:sz w:val="16"/>
                    <w:szCs w:val="16"/>
                  </w:rPr>
                  <w:delText xml:space="preserve">% </w:delText>
                </w:r>
              </w:del>
            </w:ins>
            <w:ins w:id="419" w:author="Renato Figueroa" w:date="2017-03-16T16:10:00Z">
              <w:del w:id="420" w:author="Victor Morales" w:date="2018-08-12T11:23:00Z">
                <w:r w:rsidR="00750D4D" w:rsidDel="009A3AF7">
                  <w:rPr>
                    <w:rFonts w:ascii="Courier New" w:hAnsi="Courier New" w:cs="Courier New"/>
                    <w:b w:val="0"/>
                    <w:sz w:val="16"/>
                    <w:szCs w:val="16"/>
                  </w:rPr>
                  <w:delText>Recuperado</w:delText>
                </w:r>
              </w:del>
            </w:ins>
            <w:ins w:id="421" w:author="Renato Figueroa" w:date="2017-03-16T10:07:00Z">
              <w:del w:id="422" w:author="Victor Morales" w:date="2018-08-12T11:23:00Z">
                <w:r w:rsidR="00095E28" w:rsidDel="009A3AF7">
                  <w:rPr>
                    <w:rFonts w:ascii="Courier New" w:hAnsi="Courier New" w:cs="Courier New"/>
                    <w:b w:val="0"/>
                    <w:sz w:val="16"/>
                    <w:szCs w:val="16"/>
                  </w:rPr>
                  <w:delText xml:space="preserve"> p</w:delText>
                </w:r>
              </w:del>
            </w:ins>
            <w:ins w:id="423" w:author="Renato Figueroa" w:date="2017-03-16T16:09:00Z">
              <w:del w:id="424" w:author="Victor Morales" w:date="2018-08-12T11:23:00Z">
                <w:r w:rsidR="00750D4D" w:rsidDel="009A3AF7">
                  <w:rPr>
                    <w:rFonts w:ascii="Courier New" w:hAnsi="Courier New" w:cs="Courier New"/>
                    <w:b w:val="0"/>
                    <w:sz w:val="16"/>
                    <w:szCs w:val="16"/>
                  </w:rPr>
                  <w:delText>ara</w:delText>
                </w:r>
              </w:del>
            </w:ins>
            <w:ins w:id="425" w:author="Renato Figueroa" w:date="2017-03-16T10:07:00Z">
              <w:del w:id="426" w:author="Victor Morales" w:date="2018-08-12T11:23:00Z">
                <w:r w:rsidR="00095E28" w:rsidDel="009A3AF7">
                  <w:rPr>
                    <w:rFonts w:ascii="Courier New" w:hAnsi="Courier New" w:cs="Courier New"/>
                    <w:b w:val="0"/>
                    <w:sz w:val="16"/>
                    <w:szCs w:val="16"/>
                  </w:rPr>
                  <w:delText xml:space="preserve"> Ap</w:delText>
                </w:r>
              </w:del>
            </w:ins>
            <w:ins w:id="427" w:author="Renato Figueroa" w:date="2017-03-16T16:09:00Z">
              <w:del w:id="428" w:author="Victor Morales" w:date="2018-08-12T11:23:00Z">
                <w:r w:rsidR="00750D4D" w:rsidDel="009A3AF7">
                  <w:rPr>
                    <w:rFonts w:ascii="Courier New" w:hAnsi="Courier New" w:cs="Courier New"/>
                    <w:b w:val="0"/>
                    <w:sz w:val="16"/>
                    <w:szCs w:val="16"/>
                  </w:rPr>
                  <w:delText>er</w:delText>
                </w:r>
              </w:del>
            </w:ins>
            <w:ins w:id="429" w:author="Renato Figueroa" w:date="2017-03-16T10:07:00Z">
              <w:del w:id="430" w:author="Victor Morales" w:date="2018-08-12T11:23:00Z">
                <w:r w:rsidR="00750D4D" w:rsidDel="009A3AF7">
                  <w:rPr>
                    <w:rFonts w:ascii="Courier New" w:hAnsi="Courier New" w:cs="Courier New"/>
                    <w:b w:val="0"/>
                    <w:sz w:val="16"/>
                    <w:szCs w:val="16"/>
                  </w:rPr>
                  <w:delText>tura</w:delText>
                </w:r>
                <w:r w:rsidR="00095E28" w:rsidDel="009A3AF7">
                  <w:rPr>
                    <w:rFonts w:ascii="Courier New" w:hAnsi="Courier New" w:cs="Courier New"/>
                    <w:b w:val="0"/>
                    <w:sz w:val="16"/>
                    <w:szCs w:val="16"/>
                  </w:rPr>
                  <w:delText xml:space="preserve"> </w:delText>
                </w:r>
              </w:del>
            </w:ins>
            <w:ins w:id="431" w:author="Renato Figueroa" w:date="2017-03-16T16:09:00Z">
              <w:del w:id="432" w:author="Victor Morales" w:date="2018-08-12T11:23:00Z">
                <w:r w:rsidR="00750D4D" w:rsidDel="009A3AF7">
                  <w:rPr>
                    <w:rFonts w:ascii="Courier New" w:hAnsi="Courier New" w:cs="Courier New"/>
                    <w:b w:val="0"/>
                    <w:sz w:val="16"/>
                    <w:szCs w:val="16"/>
                  </w:rPr>
                  <w:delText xml:space="preserve">de </w:delText>
                </w:r>
              </w:del>
            </w:ins>
            <w:ins w:id="433" w:author="Renato Figueroa" w:date="2017-03-16T10:07:00Z">
              <w:del w:id="434" w:author="Victor Morales" w:date="2018-08-12T11:23:00Z">
                <w:r w:rsidR="00095E28" w:rsidDel="009A3AF7">
                  <w:rPr>
                    <w:rFonts w:ascii="Courier New" w:hAnsi="Courier New" w:cs="Courier New"/>
                    <w:b w:val="0"/>
                    <w:sz w:val="16"/>
                    <w:szCs w:val="16"/>
                  </w:rPr>
                  <w:delText>Sig</w:delText>
                </w:r>
              </w:del>
            </w:ins>
            <w:ins w:id="435" w:author="Renato Figueroa" w:date="2017-03-16T16:09:00Z">
              <w:del w:id="436" w:author="Victor Morales" w:date="2018-08-12T11:23:00Z">
                <w:r w:rsidR="00750D4D" w:rsidDel="009A3AF7">
                  <w:rPr>
                    <w:rFonts w:ascii="Courier New" w:hAnsi="Courier New" w:cs="Courier New"/>
                    <w:b w:val="0"/>
                    <w:sz w:val="16"/>
                    <w:szCs w:val="16"/>
                  </w:rPr>
                  <w:delText>.</w:delText>
                </w:r>
              </w:del>
            </w:ins>
            <w:ins w:id="437" w:author="Renato Figueroa" w:date="2017-03-16T10:07:00Z">
              <w:del w:id="438" w:author="Victor Morales" w:date="2018-08-12T11:23:00Z">
                <w:r w:rsidR="00750D4D" w:rsidDel="009A3AF7">
                  <w:rPr>
                    <w:rFonts w:ascii="Courier New" w:hAnsi="Courier New" w:cs="Courier New"/>
                    <w:b w:val="0"/>
                    <w:sz w:val="16"/>
                    <w:szCs w:val="16"/>
                  </w:rPr>
                  <w:delText xml:space="preserve"> P</w:delText>
                </w:r>
              </w:del>
            </w:ins>
            <w:ins w:id="439" w:author="Renato Figueroa" w:date="2017-03-16T16:09:00Z">
              <w:del w:id="440" w:author="Victor Morales" w:date="2018-08-12T11:23:00Z">
                <w:r w:rsidR="00750D4D" w:rsidDel="009A3AF7">
                  <w:rPr>
                    <w:rFonts w:ascii="Courier New" w:hAnsi="Courier New" w:cs="Courier New"/>
                    <w:b w:val="0"/>
                    <w:sz w:val="16"/>
                    <w:szCs w:val="16"/>
                  </w:rPr>
                  <w:delText>réstamo</w:delText>
                </w:r>
              </w:del>
            </w:ins>
            <w:ins w:id="441" w:author="Renato Figueroa" w:date="2017-03-16T10:07:00Z">
              <w:del w:id="442" w:author="Victor Morales" w:date="2018-08-12T11:23:00Z">
                <w:r w:rsidR="00095E28" w:rsidDel="009A3AF7">
                  <w:rPr>
                    <w:rFonts w:ascii="Courier New" w:hAnsi="Courier New" w:cs="Courier New"/>
                    <w:b w:val="0"/>
                    <w:sz w:val="16"/>
                    <w:szCs w:val="16"/>
                  </w:rPr>
                  <w:delText xml:space="preserve"> </w:delText>
                </w:r>
              </w:del>
            </w:ins>
            <w:del w:id="443" w:author="Victor Morales" w:date="2018-08-12T11:23:00Z">
              <w:r w:rsidRPr="00256541" w:rsidDel="009A3AF7">
                <w:rPr>
                  <w:rFonts w:ascii="Courier New" w:hAnsi="Courier New" w:cs="Courier New"/>
                  <w:b w:val="0"/>
                  <w:sz w:val="16"/>
                  <w:szCs w:val="16"/>
                </w:rPr>
                <w:delText xml:space="preserve">. .: 100.00 %      </w:delText>
              </w:r>
            </w:del>
          </w:p>
          <w:p w:rsidR="00256541" w:rsidRPr="00256541" w:rsidDel="009A3AF7" w:rsidRDefault="00256541" w:rsidP="00256541">
            <w:pPr>
              <w:pStyle w:val="TableContents"/>
              <w:jc w:val="both"/>
              <w:rPr>
                <w:del w:id="444" w:author="Victor Morales" w:date="2018-08-12T11:23:00Z"/>
                <w:rFonts w:ascii="Courier New" w:hAnsi="Courier New" w:cs="Courier New"/>
                <w:b w:val="0"/>
                <w:sz w:val="16"/>
                <w:szCs w:val="16"/>
              </w:rPr>
            </w:pPr>
            <w:del w:id="445" w:author="Victor Morales" w:date="2018-08-12T11:23:00Z">
              <w:r w:rsidRPr="00256541" w:rsidDel="009A3AF7">
                <w:rPr>
                  <w:rFonts w:ascii="Courier New" w:hAnsi="Courier New" w:cs="Courier New"/>
                  <w:b w:val="0"/>
                  <w:sz w:val="16"/>
                  <w:szCs w:val="16"/>
                </w:rPr>
                <w:delText xml:space="preserve">Máx. Préstamos Activos .:  1               </w:delText>
              </w:r>
            </w:del>
          </w:p>
          <w:p w:rsidR="00256541" w:rsidRPr="0089398D" w:rsidDel="009A3AF7" w:rsidRDefault="00256541" w:rsidP="00256541">
            <w:pPr>
              <w:pStyle w:val="TableContents"/>
              <w:jc w:val="both"/>
              <w:rPr>
                <w:del w:id="446" w:author="Victor Morales" w:date="2018-08-12T11:23:00Z"/>
                <w:rFonts w:ascii="Courier New" w:hAnsi="Courier New" w:cs="Courier New"/>
                <w:sz w:val="16"/>
                <w:szCs w:val="16"/>
              </w:rPr>
            </w:pPr>
            <w:del w:id="447" w:author="Victor Morales" w:date="2018-08-12T11:23:00Z">
              <w:r w:rsidRPr="0089398D" w:rsidDel="009A3AF7">
                <w:rPr>
                  <w:rFonts w:ascii="Courier New" w:hAnsi="Courier New" w:cs="Courier New"/>
                  <w:sz w:val="16"/>
                  <w:szCs w:val="16"/>
                </w:rPr>
                <w:delText xml:space="preserve">Condiciones del Comercio                                                       </w:delText>
              </w:r>
            </w:del>
          </w:p>
          <w:p w:rsidR="00256541" w:rsidRPr="00256541" w:rsidDel="009A3AF7" w:rsidRDefault="00256541" w:rsidP="00256541">
            <w:pPr>
              <w:pStyle w:val="TableContents"/>
              <w:jc w:val="both"/>
              <w:rPr>
                <w:del w:id="448" w:author="Victor Morales" w:date="2018-08-12T11:23:00Z"/>
                <w:rFonts w:ascii="Courier New" w:hAnsi="Courier New" w:cs="Courier New"/>
                <w:b w:val="0"/>
                <w:sz w:val="16"/>
                <w:szCs w:val="16"/>
              </w:rPr>
            </w:pPr>
            <w:del w:id="449" w:author="Victor Morales" w:date="2018-08-12T11:23:00Z">
              <w:r w:rsidRPr="00256541" w:rsidDel="009A3AF7">
                <w:rPr>
                  <w:rFonts w:ascii="Courier New" w:hAnsi="Courier New" w:cs="Courier New"/>
                  <w:b w:val="0"/>
                  <w:sz w:val="16"/>
                  <w:szCs w:val="16"/>
                </w:rPr>
                <w:delText xml:space="preserve">Antigüedad Mínima. .:   1 Meses     Antigüedad Máxima. . . .:   2 Meses        </w:delText>
              </w:r>
            </w:del>
          </w:p>
          <w:p w:rsidR="00256541" w:rsidRPr="00256541" w:rsidDel="009A3AF7" w:rsidRDefault="00256541" w:rsidP="00256541">
            <w:pPr>
              <w:pStyle w:val="TableContents"/>
              <w:jc w:val="both"/>
              <w:rPr>
                <w:del w:id="450" w:author="Victor Morales" w:date="2018-08-12T11:23:00Z"/>
                <w:rFonts w:ascii="Courier New" w:hAnsi="Courier New" w:cs="Courier New"/>
                <w:b w:val="0"/>
                <w:sz w:val="16"/>
                <w:szCs w:val="16"/>
              </w:rPr>
            </w:pPr>
            <w:del w:id="451" w:author="Victor Morales" w:date="2018-08-12T11:23:00Z">
              <w:r w:rsidRPr="00256541" w:rsidDel="009A3AF7">
                <w:rPr>
                  <w:rFonts w:ascii="Courier New" w:hAnsi="Courier New" w:cs="Courier New"/>
                  <w:b w:val="0"/>
                  <w:sz w:val="16"/>
                  <w:szCs w:val="16"/>
                </w:rPr>
                <w:delText xml:space="preserve">Código Moneda. . . .: 340                                                      </w:delText>
              </w:r>
            </w:del>
          </w:p>
          <w:p w:rsidR="00256541" w:rsidRPr="00256541" w:rsidDel="009A3AF7" w:rsidRDefault="00256541" w:rsidP="00256541">
            <w:pPr>
              <w:pStyle w:val="TableContents"/>
              <w:jc w:val="both"/>
              <w:rPr>
                <w:del w:id="452" w:author="Victor Morales" w:date="2018-08-12T11:23:00Z"/>
                <w:rFonts w:ascii="Courier New" w:hAnsi="Courier New" w:cs="Courier New"/>
                <w:b w:val="0"/>
                <w:sz w:val="16"/>
                <w:szCs w:val="16"/>
              </w:rPr>
            </w:pPr>
            <w:del w:id="453" w:author="Victor Morales" w:date="2018-08-12T11:23:00Z">
              <w:r w:rsidRPr="00256541" w:rsidDel="009A3AF7">
                <w:rPr>
                  <w:rFonts w:ascii="Courier New" w:hAnsi="Courier New" w:cs="Courier New"/>
                  <w:b w:val="0"/>
                  <w:sz w:val="16"/>
                  <w:szCs w:val="16"/>
                </w:rPr>
                <w:delText>Ventas Mínima. . . .:          1,000.00 Ventas Máxima. . . .:         10,000.00</w:delText>
              </w:r>
            </w:del>
          </w:p>
          <w:p w:rsidR="00256541" w:rsidRPr="00256541" w:rsidDel="009A3AF7" w:rsidRDefault="00256541" w:rsidP="00256541">
            <w:pPr>
              <w:pStyle w:val="TableContents"/>
              <w:jc w:val="both"/>
              <w:rPr>
                <w:del w:id="454" w:author="Victor Morales" w:date="2018-08-12T11:23:00Z"/>
                <w:rFonts w:ascii="Courier New" w:hAnsi="Courier New" w:cs="Courier New"/>
                <w:b w:val="0"/>
                <w:sz w:val="16"/>
                <w:szCs w:val="16"/>
              </w:rPr>
            </w:pPr>
            <w:del w:id="455" w:author="Victor Morales" w:date="2018-08-12T11:23:00Z">
              <w:r w:rsidRPr="00256541" w:rsidDel="009A3AF7">
                <w:rPr>
                  <w:rFonts w:ascii="Courier New" w:hAnsi="Courier New" w:cs="Courier New"/>
                  <w:b w:val="0"/>
                  <w:sz w:val="16"/>
                  <w:szCs w:val="16"/>
                </w:rPr>
                <w:delText xml:space="preserve">                                                                               </w:delText>
              </w:r>
            </w:del>
          </w:p>
          <w:p w:rsidR="00256541" w:rsidRPr="00256541" w:rsidDel="009A3AF7" w:rsidRDefault="00256541" w:rsidP="00256541">
            <w:pPr>
              <w:pStyle w:val="TableContents"/>
              <w:jc w:val="both"/>
              <w:rPr>
                <w:del w:id="456" w:author="Victor Morales" w:date="2018-08-12T11:23:00Z"/>
                <w:rFonts w:ascii="Courier New" w:hAnsi="Courier New" w:cs="Courier New"/>
                <w:b w:val="0"/>
                <w:sz w:val="16"/>
                <w:szCs w:val="16"/>
              </w:rPr>
            </w:pPr>
            <w:del w:id="457" w:author="Victor Morales" w:date="2018-08-12T11:23:00Z">
              <w:r w:rsidRPr="00256541" w:rsidDel="009A3AF7">
                <w:rPr>
                  <w:rFonts w:ascii="Courier New" w:hAnsi="Courier New" w:cs="Courier New"/>
                  <w:b w:val="0"/>
                  <w:sz w:val="16"/>
                  <w:szCs w:val="16"/>
                </w:rPr>
                <w:delText xml:space="preserve">F4=Lista.                       F10=Confirmar.                                 </w:delText>
              </w:r>
            </w:del>
          </w:p>
          <w:p w:rsidR="00F358B5" w:rsidDel="009A3AF7" w:rsidRDefault="00256541" w:rsidP="00256541">
            <w:pPr>
              <w:pStyle w:val="TableContents"/>
              <w:jc w:val="both"/>
              <w:rPr>
                <w:del w:id="458" w:author="Victor Morales" w:date="2018-08-12T11:23:00Z"/>
              </w:rPr>
            </w:pPr>
            <w:del w:id="459" w:author="Victor Morales" w:date="2018-08-12T11:23:00Z">
              <w:r w:rsidRPr="00256541" w:rsidDel="009A3AF7">
                <w:rPr>
                  <w:rFonts w:ascii="Courier New" w:hAnsi="Courier New" w:cs="Courier New"/>
                  <w:b w:val="0"/>
                  <w:sz w:val="16"/>
                  <w:szCs w:val="16"/>
                </w:rPr>
                <w:delText>AYUDA=Texto de Ayuda.                                  F3=Salir, F12=Cancelar.</w:delText>
              </w:r>
            </w:del>
          </w:p>
        </w:tc>
      </w:tr>
    </w:tbl>
    <w:p w:rsidR="00F358B5" w:rsidDel="009A3AF7" w:rsidRDefault="00F358B5">
      <w:pPr>
        <w:ind w:left="1080"/>
        <w:jc w:val="both"/>
        <w:rPr>
          <w:del w:id="460" w:author="Victor Morales" w:date="2018-08-12T11:23:00Z"/>
        </w:rPr>
      </w:pPr>
    </w:p>
    <w:p w:rsidR="00775E0E" w:rsidDel="009A3AF7" w:rsidRDefault="00775E0E">
      <w:pPr>
        <w:ind w:left="1080"/>
        <w:jc w:val="both"/>
        <w:rPr>
          <w:del w:id="461" w:author="Victor Morales" w:date="2018-08-12T11:23:00Z"/>
          <w:b w:val="0"/>
        </w:rPr>
      </w:pPr>
      <w:del w:id="462" w:author="Victor Morales" w:date="2018-08-12T11:23:00Z">
        <w:r w:rsidDel="009A3AF7">
          <w:tab/>
        </w:r>
        <w:r w:rsidDel="009A3AF7">
          <w:rPr>
            <w:b w:val="0"/>
          </w:rPr>
          <w:delText>La funcionalidad de estos parámetros se explica a continuación:</w:delText>
        </w:r>
      </w:del>
    </w:p>
    <w:p w:rsidR="00775E0E" w:rsidDel="009A3AF7" w:rsidRDefault="00775E0E">
      <w:pPr>
        <w:ind w:left="1080"/>
        <w:jc w:val="both"/>
        <w:rPr>
          <w:del w:id="463" w:author="Victor Morales" w:date="2018-08-12T11:23:00Z"/>
          <w:b w:val="0"/>
        </w:rPr>
      </w:pPr>
    </w:p>
    <w:p w:rsidR="00775E0E" w:rsidRPr="00775E0E" w:rsidDel="009A3AF7" w:rsidRDefault="00775E0E" w:rsidP="00775E0E">
      <w:pPr>
        <w:tabs>
          <w:tab w:val="num" w:pos="576"/>
        </w:tabs>
        <w:ind w:left="1440"/>
        <w:jc w:val="both"/>
        <w:rPr>
          <w:del w:id="464" w:author="Victor Morales" w:date="2018-08-12T11:23:00Z"/>
          <w:bCs/>
        </w:rPr>
      </w:pPr>
      <w:del w:id="465" w:author="Victor Morales" w:date="2018-08-12T11:23:00Z">
        <w:r w:rsidRPr="00775E0E" w:rsidDel="009A3AF7">
          <w:rPr>
            <w:bCs/>
          </w:rPr>
          <w:delText>Estado</w:delText>
        </w:r>
      </w:del>
    </w:p>
    <w:p w:rsidR="00775E0E" w:rsidDel="009A3AF7" w:rsidRDefault="00775E0E" w:rsidP="00775E0E">
      <w:pPr>
        <w:ind w:left="1440"/>
        <w:jc w:val="both"/>
        <w:rPr>
          <w:del w:id="466" w:author="Victor Morales" w:date="2018-08-12T11:23:00Z"/>
          <w:b w:val="0"/>
        </w:rPr>
      </w:pPr>
      <w:del w:id="467" w:author="Victor Morales" w:date="2018-08-12T11:23:00Z">
        <w:r w:rsidRPr="00775E0E" w:rsidDel="009A3AF7">
          <w:rPr>
            <w:b w:val="0"/>
          </w:rPr>
          <w:delText xml:space="preserve">Indica si la regla </w:delText>
        </w:r>
        <w:r w:rsidDel="009A3AF7">
          <w:rPr>
            <w:b w:val="0"/>
          </w:rPr>
          <w:delText>está activa o no. S</w:delText>
        </w:r>
        <w:r w:rsidRPr="00775E0E" w:rsidDel="009A3AF7">
          <w:rPr>
            <w:b w:val="0"/>
          </w:rPr>
          <w:delText xml:space="preserve">i </w:delText>
        </w:r>
        <w:r w:rsidR="00F03125" w:rsidDel="009A3AF7">
          <w:rPr>
            <w:b w:val="0"/>
          </w:rPr>
          <w:delText>estuviera</w:delText>
        </w:r>
        <w:r w:rsidRPr="00775E0E" w:rsidDel="009A3AF7">
          <w:rPr>
            <w:b w:val="0"/>
          </w:rPr>
          <w:delText xml:space="preserve"> inactiva</w:delText>
        </w:r>
        <w:r w:rsidR="00F03125" w:rsidDel="009A3AF7">
          <w:rPr>
            <w:b w:val="0"/>
          </w:rPr>
          <w:delText>,</w:delText>
        </w:r>
        <w:r w:rsidRPr="00775E0E" w:rsidDel="009A3AF7">
          <w:rPr>
            <w:b w:val="0"/>
          </w:rPr>
          <w:delText xml:space="preserve"> </w:delText>
        </w:r>
        <w:r w:rsidR="00F03125" w:rsidDel="009A3AF7">
          <w:rPr>
            <w:b w:val="0"/>
          </w:rPr>
          <w:delText xml:space="preserve">no se tomará en cuenta en el proceso </w:delText>
        </w:r>
        <w:r w:rsidRPr="00775E0E" w:rsidDel="009A3AF7">
          <w:rPr>
            <w:b w:val="0"/>
          </w:rPr>
          <w:delText xml:space="preserve">de clasificación </w:delText>
        </w:r>
        <w:r w:rsidR="00F03125" w:rsidDel="009A3AF7">
          <w:rPr>
            <w:b w:val="0"/>
          </w:rPr>
          <w:delText xml:space="preserve">y no se asignarán </w:delText>
        </w:r>
        <w:r w:rsidRPr="00775E0E" w:rsidDel="009A3AF7">
          <w:rPr>
            <w:b w:val="0"/>
          </w:rPr>
          <w:delText xml:space="preserve">comercios a </w:delText>
        </w:r>
        <w:r w:rsidR="00F03125" w:rsidDel="009A3AF7">
          <w:rPr>
            <w:b w:val="0"/>
          </w:rPr>
          <w:delText>la misma</w:delText>
        </w:r>
        <w:r w:rsidRPr="00775E0E" w:rsidDel="009A3AF7">
          <w:rPr>
            <w:b w:val="0"/>
          </w:rPr>
          <w:delText xml:space="preserve">. Los comercios que anteriormente estaban clasificados en esta categoría seguirán operando con estos parámetros hasta que </w:delText>
        </w:r>
        <w:r w:rsidR="00F03125" w:rsidDel="009A3AF7">
          <w:rPr>
            <w:b w:val="0"/>
          </w:rPr>
          <w:delText xml:space="preserve">se cumplan los meses de evaluación configurados en los parámetros generales </w:delText>
        </w:r>
        <w:r w:rsidRPr="00775E0E" w:rsidDel="009A3AF7">
          <w:rPr>
            <w:b w:val="0"/>
          </w:rPr>
          <w:delText>y se asigne la nueva clasificación.</w:delText>
        </w:r>
      </w:del>
    </w:p>
    <w:p w:rsidR="00F03125" w:rsidRPr="00775E0E" w:rsidDel="009A3AF7" w:rsidRDefault="00F03125" w:rsidP="00775E0E">
      <w:pPr>
        <w:ind w:left="1440"/>
        <w:jc w:val="both"/>
        <w:rPr>
          <w:del w:id="468" w:author="Victor Morales" w:date="2018-08-12T11:23:00Z"/>
          <w:b w:val="0"/>
        </w:rPr>
      </w:pPr>
    </w:p>
    <w:p w:rsidR="00775E0E" w:rsidRPr="00775E0E" w:rsidDel="009A3AF7" w:rsidRDefault="00775E0E" w:rsidP="00775E0E">
      <w:pPr>
        <w:tabs>
          <w:tab w:val="num" w:pos="576"/>
        </w:tabs>
        <w:ind w:left="1440"/>
        <w:jc w:val="both"/>
        <w:rPr>
          <w:del w:id="469" w:author="Victor Morales" w:date="2018-08-12T11:23:00Z"/>
          <w:bCs/>
        </w:rPr>
      </w:pPr>
      <w:del w:id="470" w:author="Victor Morales" w:date="2018-08-12T11:23:00Z">
        <w:r w:rsidRPr="00775E0E" w:rsidDel="009A3AF7">
          <w:rPr>
            <w:bCs/>
          </w:rPr>
          <w:delText>Tipo de Producto y Sub-Producto.</w:delText>
        </w:r>
      </w:del>
    </w:p>
    <w:p w:rsidR="00775E0E" w:rsidRPr="00775E0E" w:rsidDel="009A3AF7" w:rsidRDefault="00D16988" w:rsidP="00775E0E">
      <w:pPr>
        <w:ind w:left="1440"/>
        <w:jc w:val="both"/>
        <w:rPr>
          <w:del w:id="471" w:author="Victor Morales" w:date="2018-08-12T11:23:00Z"/>
          <w:b w:val="0"/>
        </w:rPr>
      </w:pPr>
      <w:del w:id="472" w:author="Victor Morales" w:date="2018-08-12T11:23:00Z">
        <w:r w:rsidDel="009A3AF7">
          <w:rPr>
            <w:b w:val="0"/>
          </w:rPr>
          <w:delText>Indica el código de Producto y Sub Producto del sistema de Cartera bajo el cual t</w:delText>
        </w:r>
        <w:r w:rsidR="00775E0E" w:rsidRPr="00775E0E" w:rsidDel="009A3AF7">
          <w:rPr>
            <w:b w:val="0"/>
          </w:rPr>
          <w:delText xml:space="preserve">odos los </w:delText>
        </w:r>
        <w:r w:rsidR="00F03125" w:rsidRPr="00775E0E" w:rsidDel="009A3AF7">
          <w:rPr>
            <w:b w:val="0"/>
          </w:rPr>
          <w:delText>préstamos</w:delText>
        </w:r>
        <w:r w:rsidR="00775E0E" w:rsidRPr="00775E0E" w:rsidDel="009A3AF7">
          <w:rPr>
            <w:b w:val="0"/>
          </w:rPr>
          <w:delText xml:space="preserve"> concedidos para los clientes de esta clasificación y hereda</w:delText>
        </w:r>
        <w:r w:rsidR="00B212B9" w:rsidDel="009A3AF7">
          <w:rPr>
            <w:b w:val="0"/>
          </w:rPr>
          <w:delText>rá</w:delText>
        </w:r>
        <w:r w:rsidR="00775E0E" w:rsidRPr="00775E0E" w:rsidDel="009A3AF7">
          <w:rPr>
            <w:b w:val="0"/>
          </w:rPr>
          <w:delText>n el comportamiento de</w:delText>
        </w:r>
        <w:r w:rsidR="00B212B9" w:rsidDel="009A3AF7">
          <w:rPr>
            <w:b w:val="0"/>
          </w:rPr>
          <w:delText xml:space="preserve"> todas las políticas definidas en el mismo así como sus  cobros adicionales.</w:delText>
        </w:r>
      </w:del>
    </w:p>
    <w:p w:rsidR="00775E0E" w:rsidRPr="00775E0E" w:rsidDel="009A3AF7" w:rsidRDefault="00775E0E" w:rsidP="00775E0E">
      <w:pPr>
        <w:ind w:left="1440"/>
        <w:jc w:val="both"/>
        <w:rPr>
          <w:del w:id="473" w:author="Victor Morales" w:date="2018-08-12T11:23:00Z"/>
          <w:b w:val="0"/>
        </w:rPr>
      </w:pPr>
    </w:p>
    <w:p w:rsidR="00775E0E" w:rsidRPr="00775E0E" w:rsidDel="009A3AF7" w:rsidRDefault="00775E0E" w:rsidP="00775E0E">
      <w:pPr>
        <w:tabs>
          <w:tab w:val="num" w:pos="576"/>
        </w:tabs>
        <w:ind w:left="1440"/>
        <w:jc w:val="both"/>
        <w:rPr>
          <w:del w:id="474" w:author="Victor Morales" w:date="2018-08-12T11:23:00Z"/>
          <w:bCs/>
        </w:rPr>
      </w:pPr>
      <w:del w:id="475" w:author="Victor Morales" w:date="2018-08-12T11:23:00Z">
        <w:r w:rsidRPr="00775E0E" w:rsidDel="009A3AF7">
          <w:rPr>
            <w:bCs/>
          </w:rPr>
          <w:delText>Factor de Autorización</w:delText>
        </w:r>
      </w:del>
    </w:p>
    <w:p w:rsidR="00775E0E" w:rsidRPr="00775E0E" w:rsidDel="009A3AF7" w:rsidRDefault="00775E0E" w:rsidP="00775E0E">
      <w:pPr>
        <w:ind w:left="1440"/>
        <w:jc w:val="both"/>
        <w:rPr>
          <w:del w:id="476" w:author="Victor Morales" w:date="2018-08-12T11:23:00Z"/>
          <w:b w:val="0"/>
        </w:rPr>
      </w:pPr>
      <w:del w:id="477" w:author="Victor Morales" w:date="2018-08-12T11:23:00Z">
        <w:r w:rsidRPr="00775E0E" w:rsidDel="009A3AF7">
          <w:rPr>
            <w:b w:val="0"/>
          </w:rPr>
          <w:delText>Es el porcentaje utilizado para calcular el va</w:delText>
        </w:r>
        <w:r w:rsidR="00B212B9" w:rsidDel="009A3AF7">
          <w:rPr>
            <w:b w:val="0"/>
          </w:rPr>
          <w:delText>lor PRE-AUTORIZADO para un cupo</w:delText>
        </w:r>
        <w:r w:rsidRPr="00775E0E" w:rsidDel="009A3AF7">
          <w:rPr>
            <w:b w:val="0"/>
          </w:rPr>
          <w:delText xml:space="preserve"> basado en el promedio de ventas de los meses </w:delText>
        </w:r>
        <w:r w:rsidR="00B212B9" w:rsidDel="009A3AF7">
          <w:rPr>
            <w:b w:val="0"/>
          </w:rPr>
          <w:delText xml:space="preserve">de </w:delText>
        </w:r>
        <w:r w:rsidRPr="00775E0E" w:rsidDel="009A3AF7">
          <w:rPr>
            <w:b w:val="0"/>
          </w:rPr>
          <w:delText>análisis</w:delText>
        </w:r>
        <w:r w:rsidR="00B212B9" w:rsidDel="009A3AF7">
          <w:rPr>
            <w:b w:val="0"/>
          </w:rPr>
          <w:delText xml:space="preserve"> definidos en los parámetros generales</w:delText>
        </w:r>
        <w:r w:rsidRPr="00775E0E" w:rsidDel="009A3AF7">
          <w:rPr>
            <w:b w:val="0"/>
          </w:rPr>
          <w:delText xml:space="preserve">. </w:delText>
        </w:r>
        <w:r w:rsidR="00B212B9" w:rsidDel="009A3AF7">
          <w:rPr>
            <w:b w:val="0"/>
          </w:rPr>
          <w:delText>Por e</w:delText>
        </w:r>
        <w:r w:rsidRPr="00775E0E" w:rsidDel="009A3AF7">
          <w:rPr>
            <w:b w:val="0"/>
          </w:rPr>
          <w:delText>jemplo</w:delText>
        </w:r>
        <w:r w:rsidR="00B212B9" w:rsidDel="009A3AF7">
          <w:rPr>
            <w:b w:val="0"/>
          </w:rPr>
          <w:delText>,</w:delText>
        </w:r>
        <w:r w:rsidRPr="00775E0E" w:rsidDel="009A3AF7">
          <w:rPr>
            <w:b w:val="0"/>
          </w:rPr>
          <w:delText xml:space="preserve"> si</w:delText>
        </w:r>
        <w:r w:rsidR="00250D4A" w:rsidDel="009A3AF7">
          <w:rPr>
            <w:b w:val="0"/>
          </w:rPr>
          <w:delText xml:space="preserve"> para</w:delText>
        </w:r>
        <w:r w:rsidRPr="00775E0E" w:rsidDel="009A3AF7">
          <w:rPr>
            <w:b w:val="0"/>
          </w:rPr>
          <w:delText xml:space="preserve"> un comercio el promedio mensual de ventas en los últimos seis meses </w:delText>
        </w:r>
        <w:r w:rsidR="00250D4A" w:rsidDel="009A3AF7">
          <w:rPr>
            <w:b w:val="0"/>
          </w:rPr>
          <w:delText>fue</w:delText>
        </w:r>
        <w:r w:rsidRPr="00775E0E" w:rsidDel="009A3AF7">
          <w:rPr>
            <w:b w:val="0"/>
          </w:rPr>
          <w:delText xml:space="preserve"> de </w:delText>
        </w:r>
        <w:r w:rsidR="00250D4A" w:rsidDel="009A3AF7">
          <w:rPr>
            <w:b w:val="0"/>
          </w:rPr>
          <w:delText xml:space="preserve">L. </w:delText>
        </w:r>
        <w:r w:rsidRPr="00775E0E" w:rsidDel="009A3AF7">
          <w:rPr>
            <w:b w:val="0"/>
          </w:rPr>
          <w:delText xml:space="preserve">100,000.  y el factor de autorización es 80%  el sistema calculara </w:delText>
        </w:r>
      </w:del>
      <w:ins w:id="478" w:author="Ana D. Panting / BANCO DEL PAIS" w:date="2017-03-06T10:47:00Z">
        <w:del w:id="479" w:author="Victor Morales" w:date="2018-08-12T11:23:00Z">
          <w:r w:rsidR="00D3098E" w:rsidRPr="00775E0E" w:rsidDel="009A3AF7">
            <w:rPr>
              <w:b w:val="0"/>
            </w:rPr>
            <w:delText>calcular</w:delText>
          </w:r>
          <w:r w:rsidR="00D3098E" w:rsidDel="009A3AF7">
            <w:rPr>
              <w:b w:val="0"/>
            </w:rPr>
            <w:delText>á</w:delText>
          </w:r>
          <w:r w:rsidR="00D3098E" w:rsidRPr="00775E0E" w:rsidDel="009A3AF7">
            <w:rPr>
              <w:b w:val="0"/>
            </w:rPr>
            <w:delText xml:space="preserve"> </w:delText>
          </w:r>
        </w:del>
      </w:ins>
      <w:del w:id="480" w:author="Victor Morales" w:date="2018-08-12T11:23:00Z">
        <w:r w:rsidRPr="00775E0E" w:rsidDel="009A3AF7">
          <w:rPr>
            <w:b w:val="0"/>
          </w:rPr>
          <w:delText xml:space="preserve">un valor pre-autorizado de </w:delText>
        </w:r>
        <w:r w:rsidR="00250D4A" w:rsidDel="009A3AF7">
          <w:rPr>
            <w:b w:val="0"/>
          </w:rPr>
          <w:delText>L. 80,000. O</w:delText>
        </w:r>
        <w:r w:rsidRPr="00775E0E" w:rsidDel="009A3AF7">
          <w:rPr>
            <w:b w:val="0"/>
          </w:rPr>
          <w:delText xml:space="preserve"> si el factor de autorización es 120%  el sistema calcular</w:delText>
        </w:r>
      </w:del>
      <w:ins w:id="481" w:author="Ana D. Panting / BANCO DEL PAIS" w:date="2017-03-06T10:47:00Z">
        <w:del w:id="482" w:author="Victor Morales" w:date="2018-08-12T11:23:00Z">
          <w:r w:rsidR="00D3098E" w:rsidDel="009A3AF7">
            <w:rPr>
              <w:b w:val="0"/>
            </w:rPr>
            <w:delText>á</w:delText>
          </w:r>
        </w:del>
      </w:ins>
      <w:del w:id="483" w:author="Victor Morales" w:date="2018-08-12T11:23:00Z">
        <w:r w:rsidRPr="00775E0E" w:rsidDel="009A3AF7">
          <w:rPr>
            <w:b w:val="0"/>
          </w:rPr>
          <w:delText xml:space="preserve">a el valor pre autorizado de </w:delText>
        </w:r>
        <w:r w:rsidR="00250D4A" w:rsidDel="009A3AF7">
          <w:rPr>
            <w:b w:val="0"/>
          </w:rPr>
          <w:delText xml:space="preserve">L. </w:delText>
        </w:r>
        <w:r w:rsidRPr="00775E0E" w:rsidDel="009A3AF7">
          <w:rPr>
            <w:b w:val="0"/>
          </w:rPr>
          <w:delText xml:space="preserve">120,000.00   </w:delText>
        </w:r>
      </w:del>
    </w:p>
    <w:p w:rsidR="00775E0E" w:rsidRPr="00775E0E" w:rsidDel="009A3AF7" w:rsidRDefault="00775E0E" w:rsidP="00775E0E">
      <w:pPr>
        <w:ind w:left="1440"/>
        <w:jc w:val="both"/>
        <w:rPr>
          <w:del w:id="484" w:author="Victor Morales" w:date="2018-08-12T11:23:00Z"/>
          <w:b w:val="0"/>
        </w:rPr>
      </w:pPr>
    </w:p>
    <w:p w:rsidR="00775E0E" w:rsidRPr="00775E0E" w:rsidDel="009A3AF7" w:rsidRDefault="00775E0E" w:rsidP="00775E0E">
      <w:pPr>
        <w:tabs>
          <w:tab w:val="num" w:pos="576"/>
        </w:tabs>
        <w:ind w:left="1440"/>
        <w:jc w:val="both"/>
        <w:rPr>
          <w:del w:id="485" w:author="Victor Morales" w:date="2018-08-12T11:23:00Z"/>
          <w:bCs/>
        </w:rPr>
      </w:pPr>
      <w:del w:id="486" w:author="Victor Morales" w:date="2018-08-12T11:23:00Z">
        <w:r w:rsidRPr="00775E0E" w:rsidDel="009A3AF7">
          <w:rPr>
            <w:bCs/>
          </w:rPr>
          <w:delText xml:space="preserve">Valor a </w:delText>
        </w:r>
        <w:r w:rsidR="00CF5109" w:rsidDel="009A3AF7">
          <w:rPr>
            <w:bCs/>
          </w:rPr>
          <w:delText>Prestar</w:delText>
        </w:r>
      </w:del>
      <w:ins w:id="487" w:author="Ana D. Panting / BANCO DEL PAIS" w:date="2017-03-06T10:47:00Z">
        <w:del w:id="488" w:author="Victor Morales" w:date="2018-08-12T11:23:00Z">
          <w:r w:rsidR="006936D9" w:rsidDel="009A3AF7">
            <w:rPr>
              <w:bCs/>
            </w:rPr>
            <w:delText>Monto Máximo de L/C</w:delText>
          </w:r>
        </w:del>
      </w:ins>
      <w:del w:id="489" w:author="Victor Morales" w:date="2018-08-12T11:23:00Z">
        <w:r w:rsidRPr="00775E0E" w:rsidDel="009A3AF7">
          <w:rPr>
            <w:bCs/>
          </w:rPr>
          <w:delText xml:space="preserve">. </w:delText>
        </w:r>
      </w:del>
    </w:p>
    <w:p w:rsidR="00775E0E" w:rsidDel="009A3AF7" w:rsidRDefault="00775E0E" w:rsidP="00775E0E">
      <w:pPr>
        <w:ind w:left="1440"/>
        <w:jc w:val="both"/>
        <w:rPr>
          <w:del w:id="490" w:author="Victor Morales" w:date="2018-08-12T11:23:00Z"/>
          <w:b w:val="0"/>
        </w:rPr>
      </w:pPr>
      <w:del w:id="491" w:author="Victor Morales" w:date="2018-08-12T11:23:00Z">
        <w:r w:rsidRPr="00775E0E" w:rsidDel="009A3AF7">
          <w:rPr>
            <w:b w:val="0"/>
          </w:rPr>
          <w:delText xml:space="preserve">Si el valor calculado </w:delText>
        </w:r>
        <w:r w:rsidR="005A3F9A" w:rsidDel="009A3AF7">
          <w:rPr>
            <w:b w:val="0"/>
          </w:rPr>
          <w:delText>como</w:delText>
        </w:r>
        <w:r w:rsidRPr="00775E0E" w:rsidDel="009A3AF7">
          <w:rPr>
            <w:b w:val="0"/>
          </w:rPr>
          <w:delText xml:space="preserve"> pre-autorizado </w:delText>
        </w:r>
        <w:r w:rsidR="007A6E64" w:rsidDel="009A3AF7">
          <w:rPr>
            <w:b w:val="0"/>
          </w:rPr>
          <w:delText>fuera</w:delText>
        </w:r>
        <w:r w:rsidRPr="00775E0E" w:rsidDel="009A3AF7">
          <w:rPr>
            <w:b w:val="0"/>
          </w:rPr>
          <w:delText xml:space="preserve"> mayor a este </w:delText>
        </w:r>
        <w:r w:rsidR="007A6E64" w:rsidDel="009A3AF7">
          <w:rPr>
            <w:b w:val="0"/>
          </w:rPr>
          <w:delText>parámetro</w:delText>
        </w:r>
        <w:r w:rsidR="005A3F9A" w:rsidDel="009A3AF7">
          <w:rPr>
            <w:b w:val="0"/>
          </w:rPr>
          <w:delText>,</w:delText>
        </w:r>
        <w:r w:rsidRPr="00775E0E" w:rsidDel="009A3AF7">
          <w:rPr>
            <w:b w:val="0"/>
          </w:rPr>
          <w:delText xml:space="preserve"> el sistema </w:delText>
        </w:r>
        <w:r w:rsidR="005A3F9A" w:rsidDel="009A3AF7">
          <w:rPr>
            <w:b w:val="0"/>
          </w:rPr>
          <w:delText xml:space="preserve">tomará el monto </w:delText>
        </w:r>
        <w:r w:rsidR="007A6E64" w:rsidDel="009A3AF7">
          <w:rPr>
            <w:b w:val="0"/>
          </w:rPr>
          <w:delText>configurado</w:delText>
        </w:r>
        <w:r w:rsidR="005A3F9A" w:rsidDel="009A3AF7">
          <w:rPr>
            <w:b w:val="0"/>
          </w:rPr>
          <w:delText xml:space="preserve"> en este campo como el máximo a autorizar. Para anular esta parametrizació</w:delText>
        </w:r>
        <w:r w:rsidRPr="00775E0E" w:rsidDel="009A3AF7">
          <w:rPr>
            <w:b w:val="0"/>
          </w:rPr>
          <w:delText>n el usuari</w:delText>
        </w:r>
        <w:r w:rsidR="005A3F9A" w:rsidDel="009A3AF7">
          <w:rPr>
            <w:b w:val="0"/>
          </w:rPr>
          <w:delText>o deberá de ingresar el valor má</w:delText>
        </w:r>
        <w:r w:rsidRPr="00775E0E" w:rsidDel="009A3AF7">
          <w:rPr>
            <w:b w:val="0"/>
          </w:rPr>
          <w:delText>s alto posible en este campo</w:delText>
        </w:r>
        <w:r w:rsidR="005A3F9A" w:rsidDel="009A3AF7">
          <w:rPr>
            <w:b w:val="0"/>
          </w:rPr>
          <w:delText>, por ejemplo:</w:delText>
        </w:r>
        <w:r w:rsidRPr="00775E0E" w:rsidDel="009A3AF7">
          <w:rPr>
            <w:b w:val="0"/>
          </w:rPr>
          <w:delText xml:space="preserve"> 99,999,999.99</w:delText>
        </w:r>
      </w:del>
    </w:p>
    <w:p w:rsidR="005A3F9A" w:rsidRPr="00775E0E" w:rsidDel="009A3AF7" w:rsidRDefault="005A3F9A" w:rsidP="00775E0E">
      <w:pPr>
        <w:ind w:left="1440"/>
        <w:jc w:val="both"/>
        <w:rPr>
          <w:del w:id="492" w:author="Victor Morales" w:date="2018-08-12T11:23:00Z"/>
          <w:b w:val="0"/>
        </w:rPr>
      </w:pPr>
    </w:p>
    <w:p w:rsidR="00775E0E" w:rsidRPr="00775E0E" w:rsidDel="009A3AF7" w:rsidRDefault="00775E0E" w:rsidP="00775E0E">
      <w:pPr>
        <w:tabs>
          <w:tab w:val="num" w:pos="576"/>
        </w:tabs>
        <w:ind w:left="1440"/>
        <w:jc w:val="both"/>
        <w:rPr>
          <w:del w:id="493" w:author="Victor Morales" w:date="2018-08-12T11:23:00Z"/>
          <w:bCs/>
        </w:rPr>
      </w:pPr>
      <w:del w:id="494" w:author="Victor Morales" w:date="2018-08-12T11:23:00Z">
        <w:r w:rsidRPr="00775E0E" w:rsidDel="009A3AF7">
          <w:rPr>
            <w:bCs/>
          </w:rPr>
          <w:delText xml:space="preserve">Vigencia del Préstamo </w:delText>
        </w:r>
      </w:del>
    </w:p>
    <w:p w:rsidR="00775E0E" w:rsidRPr="00775E0E" w:rsidDel="009A3AF7" w:rsidRDefault="00775E0E" w:rsidP="00775E0E">
      <w:pPr>
        <w:ind w:left="1440"/>
        <w:jc w:val="both"/>
        <w:rPr>
          <w:del w:id="495" w:author="Victor Morales" w:date="2018-08-12T11:23:00Z"/>
          <w:b w:val="0"/>
        </w:rPr>
      </w:pPr>
      <w:del w:id="496" w:author="Victor Morales" w:date="2018-08-12T11:23:00Z">
        <w:r w:rsidRPr="00775E0E" w:rsidDel="009A3AF7">
          <w:rPr>
            <w:b w:val="0"/>
          </w:rPr>
          <w:delText xml:space="preserve">Indica el plazo de vencimiento del préstamo expresado en meses. </w:delText>
        </w:r>
      </w:del>
    </w:p>
    <w:p w:rsidR="00775E0E" w:rsidRPr="00775E0E" w:rsidDel="009A3AF7" w:rsidRDefault="00775E0E" w:rsidP="00775E0E">
      <w:pPr>
        <w:ind w:left="1440"/>
        <w:jc w:val="both"/>
        <w:rPr>
          <w:del w:id="497" w:author="Victor Morales" w:date="2018-08-12T11:23:00Z"/>
          <w:b w:val="0"/>
        </w:rPr>
      </w:pPr>
    </w:p>
    <w:p w:rsidR="00775E0E" w:rsidRPr="00775E0E" w:rsidDel="009A3AF7" w:rsidRDefault="00775E0E" w:rsidP="00775E0E">
      <w:pPr>
        <w:tabs>
          <w:tab w:val="num" w:pos="576"/>
        </w:tabs>
        <w:ind w:left="1440"/>
        <w:jc w:val="both"/>
        <w:rPr>
          <w:del w:id="498" w:author="Victor Morales" w:date="2018-08-12T11:23:00Z"/>
          <w:bCs/>
        </w:rPr>
      </w:pPr>
      <w:del w:id="499" w:author="Victor Morales" w:date="2018-08-12T11:23:00Z">
        <w:r w:rsidRPr="00775E0E" w:rsidDel="009A3AF7">
          <w:rPr>
            <w:bCs/>
          </w:rPr>
          <w:delText xml:space="preserve">Despacho en Mora. </w:delText>
        </w:r>
      </w:del>
    </w:p>
    <w:p w:rsidR="00775E0E" w:rsidDel="009A3AF7" w:rsidRDefault="0089398D" w:rsidP="00775E0E">
      <w:pPr>
        <w:ind w:left="1440"/>
        <w:jc w:val="both"/>
        <w:rPr>
          <w:del w:id="500" w:author="Victor Morales" w:date="2018-08-12T11:23:00Z"/>
          <w:b w:val="0"/>
        </w:rPr>
      </w:pPr>
      <w:del w:id="501" w:author="Victor Morales" w:date="2018-08-12T11:23:00Z">
        <w:r w:rsidDel="009A3AF7">
          <w:rPr>
            <w:b w:val="0"/>
          </w:rPr>
          <w:delText xml:space="preserve">Indicará al sistema que valide </w:delText>
        </w:r>
        <w:r w:rsidR="00775E0E" w:rsidRPr="00775E0E" w:rsidDel="009A3AF7">
          <w:rPr>
            <w:b w:val="0"/>
          </w:rPr>
          <w:delText xml:space="preserve">antes de </w:delText>
        </w:r>
        <w:r w:rsidDel="009A3AF7">
          <w:rPr>
            <w:b w:val="0"/>
          </w:rPr>
          <w:delText>autorizar un despacho si los pré</w:delText>
        </w:r>
        <w:r w:rsidR="00775E0E" w:rsidRPr="00775E0E" w:rsidDel="009A3AF7">
          <w:rPr>
            <w:b w:val="0"/>
          </w:rPr>
          <w:delText>stamo</w:delText>
        </w:r>
        <w:r w:rsidDel="009A3AF7">
          <w:rPr>
            <w:b w:val="0"/>
          </w:rPr>
          <w:delText>s con saldo dentro del cupo estén al día. Si alguno estuviera en mora, s</w:delText>
        </w:r>
        <w:r w:rsidR="00775E0E" w:rsidRPr="00775E0E" w:rsidDel="009A3AF7">
          <w:rPr>
            <w:b w:val="0"/>
          </w:rPr>
          <w:delText>e rechaz</w:delText>
        </w:r>
        <w:r w:rsidDel="009A3AF7">
          <w:rPr>
            <w:b w:val="0"/>
          </w:rPr>
          <w:delText>ará</w:delText>
        </w:r>
        <w:r w:rsidR="00775E0E" w:rsidRPr="00775E0E" w:rsidDel="009A3AF7">
          <w:rPr>
            <w:b w:val="0"/>
          </w:rPr>
          <w:delText xml:space="preserve"> la solicitud si es</w:delText>
        </w:r>
        <w:r w:rsidDel="009A3AF7">
          <w:rPr>
            <w:b w:val="0"/>
          </w:rPr>
          <w:delText>te parámetro se encuentra en ‘N’.</w:delText>
        </w:r>
      </w:del>
    </w:p>
    <w:p w:rsidR="0089398D" w:rsidRPr="00775E0E" w:rsidDel="009A3AF7" w:rsidRDefault="0089398D" w:rsidP="00775E0E">
      <w:pPr>
        <w:ind w:left="1440"/>
        <w:jc w:val="both"/>
        <w:rPr>
          <w:del w:id="502" w:author="Victor Morales" w:date="2018-08-12T11:23:00Z"/>
          <w:b w:val="0"/>
        </w:rPr>
      </w:pPr>
    </w:p>
    <w:p w:rsidR="00775E0E" w:rsidRPr="00775E0E" w:rsidDel="009A3AF7" w:rsidRDefault="00775E0E" w:rsidP="00775E0E">
      <w:pPr>
        <w:tabs>
          <w:tab w:val="num" w:pos="576"/>
        </w:tabs>
        <w:ind w:left="1440"/>
        <w:jc w:val="both"/>
        <w:rPr>
          <w:del w:id="503" w:author="Victor Morales" w:date="2018-08-12T11:23:00Z"/>
          <w:bCs/>
        </w:rPr>
      </w:pPr>
      <w:del w:id="504" w:author="Victor Morales" w:date="2018-08-12T11:23:00Z">
        <w:r w:rsidRPr="00775E0E" w:rsidDel="009A3AF7">
          <w:rPr>
            <w:bCs/>
          </w:rPr>
          <w:delText>Despacho Cobro en Riesgo</w:delText>
        </w:r>
      </w:del>
    </w:p>
    <w:p w:rsidR="00CD5C39" w:rsidDel="009A3AF7" w:rsidRDefault="004F5294" w:rsidP="00775E0E">
      <w:pPr>
        <w:ind w:left="1440"/>
        <w:jc w:val="both"/>
        <w:rPr>
          <w:del w:id="505" w:author="Victor Morales" w:date="2018-08-12T11:23:00Z"/>
          <w:b w:val="0"/>
        </w:rPr>
      </w:pPr>
      <w:del w:id="506" w:author="Victor Morales" w:date="2018-08-12T11:23:00Z">
        <w:r w:rsidDel="009A3AF7">
          <w:rPr>
            <w:b w:val="0"/>
          </w:rPr>
          <w:delText>Este parámetro indica que el sistema evaluará si un préstamo puede recuperarse al 100% en función del</w:delText>
        </w:r>
        <w:r w:rsidR="00775E0E" w:rsidRPr="00775E0E" w:rsidDel="009A3AF7">
          <w:rPr>
            <w:b w:val="0"/>
          </w:rPr>
          <w:delText xml:space="preserve"> porcentaje pagado del préstamo </w:delText>
        </w:r>
        <w:r w:rsidDel="009A3AF7">
          <w:rPr>
            <w:b w:val="0"/>
          </w:rPr>
          <w:delText xml:space="preserve">(recuperado) </w:delText>
        </w:r>
        <w:r w:rsidR="00775E0E" w:rsidRPr="00775E0E" w:rsidDel="009A3AF7">
          <w:rPr>
            <w:b w:val="0"/>
          </w:rPr>
          <w:delText xml:space="preserve">y el tiempo </w:delText>
        </w:r>
        <w:r w:rsidDel="009A3AF7">
          <w:rPr>
            <w:b w:val="0"/>
          </w:rPr>
          <w:delText xml:space="preserve">que falta </w:delText>
        </w:r>
        <w:r w:rsidR="00775E0E" w:rsidRPr="00775E0E" w:rsidDel="009A3AF7">
          <w:rPr>
            <w:b w:val="0"/>
          </w:rPr>
          <w:delText xml:space="preserve">por vencer. </w:delText>
        </w:r>
        <w:r w:rsidDel="009A3AF7">
          <w:rPr>
            <w:b w:val="0"/>
          </w:rPr>
          <w:delText>Si</w:delText>
        </w:r>
        <w:r w:rsidR="00CD5C39" w:rsidDel="009A3AF7">
          <w:rPr>
            <w:b w:val="0"/>
          </w:rPr>
          <w:delText xml:space="preserve"> el sistema detecta algún caso en el que debido al comportamiento de pago y los meses que quedan por vencer, no fuera posible que se recupere en su totalidad, el sistema no permitirá realizar un nuevo despacho si este parámetro estuviera establecido en ‘N’.</w:delText>
        </w:r>
      </w:del>
    </w:p>
    <w:p w:rsidR="00CD5C39" w:rsidDel="009A3AF7" w:rsidRDefault="00CD5C39" w:rsidP="00775E0E">
      <w:pPr>
        <w:ind w:left="1440"/>
        <w:jc w:val="both"/>
        <w:rPr>
          <w:del w:id="507" w:author="Victor Morales" w:date="2018-08-12T11:23:00Z"/>
          <w:b w:val="0"/>
        </w:rPr>
      </w:pPr>
      <w:del w:id="508" w:author="Victor Morales" w:date="2018-08-12T11:23:00Z">
        <w:r w:rsidDel="009A3AF7">
          <w:rPr>
            <w:b w:val="0"/>
          </w:rPr>
          <w:delText>Si el parámetro estuviera establecido en ‘S’, el sistema ignorará esta regla.</w:delText>
        </w:r>
      </w:del>
    </w:p>
    <w:p w:rsidR="00775E0E" w:rsidRPr="00775E0E" w:rsidDel="009A3AF7" w:rsidRDefault="00775E0E" w:rsidP="00775E0E">
      <w:pPr>
        <w:ind w:left="1440"/>
        <w:jc w:val="both"/>
        <w:rPr>
          <w:del w:id="509" w:author="Victor Morales" w:date="2018-08-12T11:23:00Z"/>
          <w:b w:val="0"/>
        </w:rPr>
      </w:pPr>
    </w:p>
    <w:p w:rsidR="00775E0E" w:rsidRPr="00095E28" w:rsidDel="009A3AF7" w:rsidRDefault="00775E0E" w:rsidP="00775E0E">
      <w:pPr>
        <w:tabs>
          <w:tab w:val="num" w:pos="576"/>
        </w:tabs>
        <w:ind w:left="1440"/>
        <w:jc w:val="both"/>
        <w:rPr>
          <w:del w:id="510" w:author="Victor Morales" w:date="2018-08-12T11:23:00Z"/>
          <w:bCs/>
        </w:rPr>
      </w:pPr>
      <w:del w:id="511" w:author="Victor Morales" w:date="2018-08-12T11:23:00Z">
        <w:r w:rsidRPr="00095E28" w:rsidDel="009A3AF7">
          <w:rPr>
            <w:bCs/>
          </w:rPr>
          <w:delText>Porcentaje Pagado</w:delText>
        </w:r>
      </w:del>
      <w:ins w:id="512" w:author="Ana D. Panting / BANCO DEL PAIS" w:date="2017-03-06T10:48:00Z">
        <w:del w:id="513" w:author="Victor Morales" w:date="2018-08-12T11:23:00Z">
          <w:r w:rsidR="006936D9" w:rsidRPr="00095E28" w:rsidDel="009A3AF7">
            <w:rPr>
              <w:bCs/>
            </w:rPr>
            <w:delText>% Rec</w:delText>
          </w:r>
        </w:del>
      </w:ins>
      <w:ins w:id="514" w:author="Renato Figueroa" w:date="2017-03-16T16:13:00Z">
        <w:del w:id="515" w:author="Victor Morales" w:date="2018-08-12T11:23:00Z">
          <w:r w:rsidR="008F6D60" w:rsidDel="009A3AF7">
            <w:rPr>
              <w:bCs/>
            </w:rPr>
            <w:delText>uperado</w:delText>
          </w:r>
        </w:del>
      </w:ins>
      <w:ins w:id="516" w:author="Ana D. Panting / BANCO DEL PAIS" w:date="2017-03-06T10:48:00Z">
        <w:del w:id="517" w:author="Victor Morales" w:date="2018-08-12T11:23:00Z">
          <w:r w:rsidR="006936D9" w:rsidRPr="00095E28" w:rsidDel="009A3AF7">
            <w:rPr>
              <w:bCs/>
            </w:rPr>
            <w:delText xml:space="preserve"> p</w:delText>
          </w:r>
        </w:del>
      </w:ins>
      <w:ins w:id="518" w:author="Renato Figueroa" w:date="2017-03-16T16:13:00Z">
        <w:del w:id="519" w:author="Victor Morales" w:date="2018-08-12T11:23:00Z">
          <w:r w:rsidR="008F6D60" w:rsidDel="009A3AF7">
            <w:rPr>
              <w:bCs/>
            </w:rPr>
            <w:delText>ara</w:delText>
          </w:r>
        </w:del>
      </w:ins>
      <w:ins w:id="520" w:author="Ana D. Panting / BANCO DEL PAIS" w:date="2017-03-06T10:48:00Z">
        <w:del w:id="521" w:author="Victor Morales" w:date="2018-08-12T11:23:00Z">
          <w:r w:rsidR="006936D9" w:rsidRPr="00095E28" w:rsidDel="009A3AF7">
            <w:rPr>
              <w:bCs/>
            </w:rPr>
            <w:delText xml:space="preserve"> Ap</w:delText>
          </w:r>
        </w:del>
      </w:ins>
      <w:ins w:id="522" w:author="Renato Figueroa" w:date="2017-03-16T16:13:00Z">
        <w:del w:id="523" w:author="Victor Morales" w:date="2018-08-12T11:23:00Z">
          <w:r w:rsidR="008F6D60" w:rsidDel="009A3AF7">
            <w:rPr>
              <w:bCs/>
            </w:rPr>
            <w:delText>e</w:delText>
          </w:r>
        </w:del>
      </w:ins>
      <w:ins w:id="524" w:author="Ana D. Panting / BANCO DEL PAIS" w:date="2017-03-06T10:48:00Z">
        <w:del w:id="525" w:author="Victor Morales" w:date="2018-08-12T11:23:00Z">
          <w:r w:rsidR="006936D9" w:rsidRPr="00095E28" w:rsidDel="009A3AF7">
            <w:rPr>
              <w:bCs/>
            </w:rPr>
            <w:delText>r</w:delText>
          </w:r>
        </w:del>
      </w:ins>
      <w:ins w:id="526" w:author="Renato Figueroa" w:date="2017-03-16T16:13:00Z">
        <w:del w:id="527" w:author="Victor Morales" w:date="2018-08-12T11:23:00Z">
          <w:r w:rsidR="008F6D60" w:rsidDel="009A3AF7">
            <w:rPr>
              <w:bCs/>
            </w:rPr>
            <w:delText>tura</w:delText>
          </w:r>
        </w:del>
      </w:ins>
      <w:ins w:id="528" w:author="Ana D. Panting / BANCO DEL PAIS" w:date="2017-03-06T10:48:00Z">
        <w:del w:id="529" w:author="Victor Morales" w:date="2018-08-12T11:23:00Z">
          <w:r w:rsidR="006936D9" w:rsidRPr="00095E28" w:rsidDel="009A3AF7">
            <w:rPr>
              <w:bCs/>
            </w:rPr>
            <w:delText xml:space="preserve"> </w:delText>
          </w:r>
        </w:del>
      </w:ins>
      <w:ins w:id="530" w:author="Renato Figueroa" w:date="2017-03-16T16:13:00Z">
        <w:del w:id="531" w:author="Victor Morales" w:date="2018-08-12T11:23:00Z">
          <w:r w:rsidR="008F6D60" w:rsidDel="009A3AF7">
            <w:rPr>
              <w:bCs/>
            </w:rPr>
            <w:delText xml:space="preserve">de </w:delText>
          </w:r>
        </w:del>
      </w:ins>
      <w:ins w:id="532" w:author="Ana D. Panting / BANCO DEL PAIS" w:date="2017-03-06T10:48:00Z">
        <w:del w:id="533" w:author="Victor Morales" w:date="2018-08-12T11:23:00Z">
          <w:r w:rsidR="006936D9" w:rsidRPr="00095E28" w:rsidDel="009A3AF7">
            <w:rPr>
              <w:bCs/>
            </w:rPr>
            <w:delText>Sig</w:delText>
          </w:r>
        </w:del>
      </w:ins>
      <w:ins w:id="534" w:author="Renato Figueroa" w:date="2017-03-16T16:14:00Z">
        <w:del w:id="535" w:author="Victor Morales" w:date="2018-08-12T11:23:00Z">
          <w:r w:rsidR="008F6D60" w:rsidDel="009A3AF7">
            <w:rPr>
              <w:bCs/>
            </w:rPr>
            <w:delText>.</w:delText>
          </w:r>
        </w:del>
      </w:ins>
      <w:ins w:id="536" w:author="Ana D. Panting / BANCO DEL PAIS" w:date="2017-03-06T10:48:00Z">
        <w:del w:id="537" w:author="Victor Morales" w:date="2018-08-12T11:23:00Z">
          <w:r w:rsidR="006936D9" w:rsidRPr="00095E28" w:rsidDel="009A3AF7">
            <w:rPr>
              <w:bCs/>
            </w:rPr>
            <w:delText xml:space="preserve"> P</w:delText>
          </w:r>
        </w:del>
      </w:ins>
      <w:ins w:id="538" w:author="Renato Figueroa" w:date="2017-03-16T16:14:00Z">
        <w:del w:id="539" w:author="Victor Morales" w:date="2018-08-12T11:23:00Z">
          <w:r w:rsidR="008F6D60" w:rsidDel="009A3AF7">
            <w:rPr>
              <w:bCs/>
            </w:rPr>
            <w:delText>rés</w:delText>
          </w:r>
        </w:del>
      </w:ins>
      <w:ins w:id="540" w:author="Ana D. Panting / BANCO DEL PAIS" w:date="2017-03-06T10:48:00Z">
        <w:del w:id="541" w:author="Victor Morales" w:date="2018-08-12T11:23:00Z">
          <w:r w:rsidR="006936D9" w:rsidRPr="00095E28" w:rsidDel="009A3AF7">
            <w:rPr>
              <w:bCs/>
            </w:rPr>
            <w:delText>t</w:delText>
          </w:r>
        </w:del>
      </w:ins>
      <w:ins w:id="542" w:author="Renato Figueroa" w:date="2017-03-16T16:14:00Z">
        <w:del w:id="543" w:author="Victor Morales" w:date="2018-08-12T11:23:00Z">
          <w:r w:rsidR="008F6D60" w:rsidDel="009A3AF7">
            <w:rPr>
              <w:bCs/>
            </w:rPr>
            <w:delText>a</w:delText>
          </w:r>
        </w:del>
      </w:ins>
      <w:ins w:id="544" w:author="Ana D. Panting / BANCO DEL PAIS" w:date="2017-03-06T10:48:00Z">
        <w:del w:id="545" w:author="Victor Morales" w:date="2018-08-12T11:23:00Z">
          <w:r w:rsidR="006936D9" w:rsidRPr="00095E28" w:rsidDel="009A3AF7">
            <w:rPr>
              <w:bCs/>
            </w:rPr>
            <w:delText>mo</w:delText>
          </w:r>
        </w:del>
      </w:ins>
    </w:p>
    <w:p w:rsidR="003D027E" w:rsidDel="009A3AF7" w:rsidRDefault="00775E0E" w:rsidP="00775E0E">
      <w:pPr>
        <w:ind w:left="1440"/>
        <w:jc w:val="both"/>
        <w:rPr>
          <w:del w:id="546" w:author="Victor Morales" w:date="2018-08-12T11:23:00Z"/>
          <w:b w:val="0"/>
        </w:rPr>
      </w:pPr>
      <w:del w:id="547" w:author="Victor Morales" w:date="2018-08-12T11:23:00Z">
        <w:r w:rsidRPr="00775E0E" w:rsidDel="009A3AF7">
          <w:rPr>
            <w:b w:val="0"/>
          </w:rPr>
          <w:delText>El siste</w:delText>
        </w:r>
        <w:r w:rsidR="003D027E" w:rsidDel="009A3AF7">
          <w:rPr>
            <w:b w:val="0"/>
          </w:rPr>
          <w:delText>ma validará si el cupo tiene pré</w:delText>
        </w:r>
        <w:r w:rsidRPr="00775E0E" w:rsidDel="009A3AF7">
          <w:rPr>
            <w:b w:val="0"/>
          </w:rPr>
          <w:delText xml:space="preserve">stamos con saldo </w:delText>
        </w:r>
        <w:r w:rsidR="003D027E" w:rsidDel="009A3AF7">
          <w:rPr>
            <w:b w:val="0"/>
          </w:rPr>
          <w:delText xml:space="preserve">de capital pendiente de pago </w:delText>
        </w:r>
        <w:r w:rsidRPr="00775E0E" w:rsidDel="009A3AF7">
          <w:rPr>
            <w:b w:val="0"/>
          </w:rPr>
          <w:delText xml:space="preserve">y </w:delText>
        </w:r>
        <w:r w:rsidR="003D027E" w:rsidDel="009A3AF7">
          <w:rPr>
            <w:b w:val="0"/>
          </w:rPr>
          <w:delText>que en</w:delText>
        </w:r>
        <w:r w:rsidRPr="00775E0E" w:rsidDel="009A3AF7">
          <w:rPr>
            <w:b w:val="0"/>
          </w:rPr>
          <w:delText xml:space="preserve"> porcentaje sea mayor al valor de este parámetro para autorizar el despacho. Para anular esta validación el usuario podrá ingresar valor cero en este </w:delText>
        </w:r>
        <w:r w:rsidR="003D027E" w:rsidDel="009A3AF7">
          <w:rPr>
            <w:b w:val="0"/>
          </w:rPr>
          <w:delText>campo.</w:delText>
        </w:r>
      </w:del>
    </w:p>
    <w:p w:rsidR="00775E0E" w:rsidRPr="00775E0E" w:rsidDel="009A3AF7" w:rsidRDefault="00775E0E" w:rsidP="00775E0E">
      <w:pPr>
        <w:ind w:left="1440"/>
        <w:jc w:val="both"/>
        <w:rPr>
          <w:del w:id="548" w:author="Victor Morales" w:date="2018-08-12T11:23:00Z"/>
          <w:b w:val="0"/>
        </w:rPr>
      </w:pPr>
      <w:del w:id="549" w:author="Victor Morales" w:date="2018-08-12T11:23:00Z">
        <w:r w:rsidRPr="00775E0E" w:rsidDel="009A3AF7">
          <w:rPr>
            <w:b w:val="0"/>
          </w:rPr>
          <w:delText xml:space="preserve">  </w:delText>
        </w:r>
      </w:del>
    </w:p>
    <w:p w:rsidR="00775E0E" w:rsidRPr="00775E0E" w:rsidDel="009A3AF7" w:rsidRDefault="00D36243" w:rsidP="00775E0E">
      <w:pPr>
        <w:tabs>
          <w:tab w:val="num" w:pos="576"/>
        </w:tabs>
        <w:ind w:left="1440"/>
        <w:jc w:val="both"/>
        <w:rPr>
          <w:del w:id="550" w:author="Victor Morales" w:date="2018-08-12T11:23:00Z"/>
          <w:bCs/>
        </w:rPr>
      </w:pPr>
      <w:del w:id="551" w:author="Victor Morales" w:date="2018-08-12T11:23:00Z">
        <w:r w:rsidRPr="00775E0E" w:rsidDel="009A3AF7">
          <w:rPr>
            <w:bCs/>
          </w:rPr>
          <w:delText>Máximo</w:delText>
        </w:r>
        <w:r w:rsidR="00775E0E" w:rsidRPr="00775E0E" w:rsidDel="009A3AF7">
          <w:rPr>
            <w:bCs/>
          </w:rPr>
          <w:delText xml:space="preserve"> prestamos </w:delText>
        </w:r>
      </w:del>
      <w:ins w:id="552" w:author="Ana D. Panting / BANCO DEL PAIS" w:date="2017-03-06T10:49:00Z">
        <w:del w:id="553" w:author="Victor Morales" w:date="2018-08-12T11:23:00Z">
          <w:r w:rsidR="006936D9" w:rsidRPr="00775E0E" w:rsidDel="009A3AF7">
            <w:rPr>
              <w:bCs/>
            </w:rPr>
            <w:delText>pr</w:delText>
          </w:r>
          <w:r w:rsidR="006936D9" w:rsidDel="009A3AF7">
            <w:rPr>
              <w:bCs/>
            </w:rPr>
            <w:delText>é</w:delText>
          </w:r>
          <w:r w:rsidR="006936D9" w:rsidRPr="00775E0E" w:rsidDel="009A3AF7">
            <w:rPr>
              <w:bCs/>
            </w:rPr>
            <w:delText xml:space="preserve">stamos </w:delText>
          </w:r>
        </w:del>
      </w:ins>
      <w:del w:id="554" w:author="Victor Morales" w:date="2018-08-12T11:23:00Z">
        <w:r w:rsidR="00775E0E" w:rsidRPr="00775E0E" w:rsidDel="009A3AF7">
          <w:rPr>
            <w:bCs/>
          </w:rPr>
          <w:delText xml:space="preserve">activos. </w:delText>
        </w:r>
      </w:del>
    </w:p>
    <w:p w:rsidR="00775E0E" w:rsidDel="009A3AF7" w:rsidRDefault="00D36243" w:rsidP="00775E0E">
      <w:pPr>
        <w:ind w:left="1440"/>
        <w:jc w:val="both"/>
        <w:rPr>
          <w:del w:id="555" w:author="Victor Morales" w:date="2018-08-12T11:23:00Z"/>
          <w:b w:val="0"/>
        </w:rPr>
      </w:pPr>
      <w:del w:id="556" w:author="Victor Morales" w:date="2018-08-12T11:23:00Z">
        <w:r w:rsidDel="009A3AF7">
          <w:rPr>
            <w:b w:val="0"/>
          </w:rPr>
          <w:delText>Indica al sistema el número máximo de préstamos activos que pueden existir p</w:delText>
        </w:r>
        <w:r w:rsidR="00775E0E" w:rsidRPr="00775E0E" w:rsidDel="009A3AF7">
          <w:rPr>
            <w:b w:val="0"/>
          </w:rPr>
          <w:delText>ara autorizar el despacho</w:delText>
        </w:r>
        <w:r w:rsidDel="009A3AF7">
          <w:rPr>
            <w:b w:val="0"/>
          </w:rPr>
          <w:delText>. Si se supera el valor configurado en este campo, no se realizará el despacho.</w:delText>
        </w:r>
        <w:r w:rsidR="00775E0E" w:rsidRPr="00775E0E" w:rsidDel="009A3AF7">
          <w:rPr>
            <w:b w:val="0"/>
          </w:rPr>
          <w:delText xml:space="preserve"> </w:delText>
        </w:r>
      </w:del>
    </w:p>
    <w:p w:rsidR="00D36243" w:rsidRPr="00775E0E" w:rsidDel="009A3AF7" w:rsidRDefault="00D36243" w:rsidP="00775E0E">
      <w:pPr>
        <w:ind w:left="1440"/>
        <w:jc w:val="both"/>
        <w:rPr>
          <w:del w:id="557" w:author="Victor Morales" w:date="2018-08-12T11:23:00Z"/>
          <w:b w:val="0"/>
        </w:rPr>
      </w:pPr>
    </w:p>
    <w:p w:rsidR="00775E0E" w:rsidRPr="00775E0E" w:rsidDel="009A3AF7" w:rsidRDefault="00704724" w:rsidP="00775E0E">
      <w:pPr>
        <w:tabs>
          <w:tab w:val="num" w:pos="576"/>
        </w:tabs>
        <w:ind w:left="1440"/>
        <w:jc w:val="both"/>
        <w:rPr>
          <w:del w:id="558" w:author="Victor Morales" w:date="2018-08-12T11:23:00Z"/>
          <w:bCs/>
        </w:rPr>
      </w:pPr>
      <w:del w:id="559" w:author="Victor Morales" w:date="2018-08-12T11:23:00Z">
        <w:r w:rsidDel="009A3AF7">
          <w:rPr>
            <w:bCs/>
          </w:rPr>
          <w:delText>Condiciones del Comercio</w:delText>
        </w:r>
      </w:del>
    </w:p>
    <w:p w:rsidR="00775E0E" w:rsidRPr="00775E0E" w:rsidDel="009A3AF7" w:rsidRDefault="00775E0E" w:rsidP="00775E0E">
      <w:pPr>
        <w:ind w:left="1440"/>
        <w:jc w:val="both"/>
        <w:rPr>
          <w:del w:id="560" w:author="Victor Morales" w:date="2018-08-12T11:23:00Z"/>
          <w:b w:val="0"/>
        </w:rPr>
      </w:pPr>
      <w:del w:id="561" w:author="Victor Morales" w:date="2018-08-12T11:23:00Z">
        <w:r w:rsidRPr="00775E0E" w:rsidDel="009A3AF7">
          <w:rPr>
            <w:b w:val="0"/>
          </w:rPr>
          <w:delText xml:space="preserve">Para que un comercio se clasifique dentro de una categoría debe de cumplir las siguientes condiciones. </w:delText>
        </w:r>
      </w:del>
    </w:p>
    <w:p w:rsidR="00775E0E" w:rsidRPr="00775E0E" w:rsidDel="009A3AF7" w:rsidRDefault="00775E0E" w:rsidP="00775E0E">
      <w:pPr>
        <w:numPr>
          <w:ilvl w:val="0"/>
          <w:numId w:val="18"/>
        </w:numPr>
        <w:tabs>
          <w:tab w:val="num" w:pos="1080"/>
        </w:tabs>
        <w:ind w:left="1800"/>
        <w:jc w:val="both"/>
        <w:rPr>
          <w:del w:id="562" w:author="Victor Morales" w:date="2018-08-12T11:23:00Z"/>
          <w:b w:val="0"/>
        </w:rPr>
      </w:pPr>
      <w:del w:id="563" w:author="Victor Morales" w:date="2018-08-12T11:23:00Z">
        <w:r w:rsidRPr="00775E0E" w:rsidDel="009A3AF7">
          <w:rPr>
            <w:b w:val="0"/>
          </w:rPr>
          <w:delText xml:space="preserve">Estar Activo. </w:delText>
        </w:r>
      </w:del>
    </w:p>
    <w:p w:rsidR="00775E0E" w:rsidRPr="00775E0E" w:rsidDel="009A3AF7" w:rsidRDefault="00775E0E" w:rsidP="00775E0E">
      <w:pPr>
        <w:numPr>
          <w:ilvl w:val="0"/>
          <w:numId w:val="18"/>
        </w:numPr>
        <w:tabs>
          <w:tab w:val="num" w:pos="720"/>
        </w:tabs>
        <w:ind w:left="1800"/>
        <w:jc w:val="both"/>
        <w:rPr>
          <w:del w:id="564" w:author="Victor Morales" w:date="2018-08-12T11:23:00Z"/>
          <w:b w:val="0"/>
        </w:rPr>
      </w:pPr>
      <w:del w:id="565" w:author="Victor Morales" w:date="2018-08-12T11:23:00Z">
        <w:r w:rsidRPr="00775E0E" w:rsidDel="009A3AF7">
          <w:rPr>
            <w:b w:val="0"/>
          </w:rPr>
          <w:delText xml:space="preserve">Estar entre el rango de antigüedad parametrizado en los campos antigüedad mínima y máxima </w:delText>
        </w:r>
      </w:del>
    </w:p>
    <w:p w:rsidR="00775E0E" w:rsidRPr="00775E0E" w:rsidDel="009A3AF7" w:rsidRDefault="00775E0E" w:rsidP="00775E0E">
      <w:pPr>
        <w:numPr>
          <w:ilvl w:val="0"/>
          <w:numId w:val="18"/>
        </w:numPr>
        <w:tabs>
          <w:tab w:val="num" w:pos="720"/>
        </w:tabs>
        <w:ind w:left="1800"/>
        <w:jc w:val="both"/>
        <w:rPr>
          <w:del w:id="566" w:author="Victor Morales" w:date="2018-08-12T11:23:00Z"/>
          <w:b w:val="0"/>
        </w:rPr>
      </w:pPr>
      <w:del w:id="567" w:author="Victor Morales" w:date="2018-08-12T11:23:00Z">
        <w:r w:rsidRPr="00775E0E" w:rsidDel="009A3AF7">
          <w:rPr>
            <w:b w:val="0"/>
          </w:rPr>
          <w:delText>El promedio de ventas mensual debe de estar entre el rango  Ventas mínimas y Máximas</w:delText>
        </w:r>
      </w:del>
      <w:ins w:id="568" w:author="Ana D. Panting / BANCO DEL PAIS" w:date="2017-03-06T10:50:00Z">
        <w:del w:id="569" w:author="Victor Morales" w:date="2018-08-12T11:23:00Z">
          <w:r w:rsidR="006936D9" w:rsidDel="009A3AF7">
            <w:rPr>
              <w:b w:val="0"/>
            </w:rPr>
            <w:delText xml:space="preserve"> </w:delText>
          </w:r>
          <w:r w:rsidR="006936D9" w:rsidRPr="002A1002" w:rsidDel="009A3AF7">
            <w:rPr>
              <w:b w:val="0"/>
              <w:highlight w:val="green"/>
              <w:rPrChange w:id="570" w:author="Renato Figueroa" w:date="2017-03-16T16:19:00Z">
                <w:rPr>
                  <w:b w:val="0"/>
                </w:rPr>
              </w:rPrChange>
            </w:rPr>
            <w:delText xml:space="preserve">(entendiendo que aunque </w:delText>
          </w:r>
        </w:del>
      </w:ins>
      <w:ins w:id="571" w:author="Ana D. Panting / BANCO DEL PAIS" w:date="2017-03-06T10:51:00Z">
        <w:del w:id="572" w:author="Victor Morales" w:date="2018-08-12T11:23:00Z">
          <w:r w:rsidR="006936D9" w:rsidRPr="002A1002" w:rsidDel="009A3AF7">
            <w:rPr>
              <w:b w:val="0"/>
              <w:highlight w:val="green"/>
              <w:rPrChange w:id="573" w:author="Renato Figueroa" w:date="2017-03-16T16:19:00Z">
                <w:rPr>
                  <w:b w:val="0"/>
                </w:rPr>
              </w:rPrChange>
            </w:rPr>
            <w:delText xml:space="preserve">el </w:delText>
          </w:r>
        </w:del>
      </w:ins>
      <w:ins w:id="574" w:author="Ana D. Panting / BANCO DEL PAIS" w:date="2017-03-06T10:53:00Z">
        <w:del w:id="575" w:author="Victor Morales" w:date="2018-08-12T11:23:00Z">
          <w:r w:rsidR="006936D9" w:rsidRPr="002A1002" w:rsidDel="009A3AF7">
            <w:rPr>
              <w:b w:val="0"/>
              <w:highlight w:val="green"/>
              <w:rPrChange w:id="576" w:author="Renato Figueroa" w:date="2017-03-16T16:19:00Z">
                <w:rPr>
                  <w:b w:val="0"/>
                </w:rPr>
              </w:rPrChange>
            </w:rPr>
            <w:delText>“</w:delText>
          </w:r>
        </w:del>
      </w:ins>
      <w:ins w:id="577" w:author="Ana D. Panting / BANCO DEL PAIS" w:date="2017-03-06T10:51:00Z">
        <w:del w:id="578" w:author="Victor Morales" w:date="2018-08-12T11:23:00Z">
          <w:r w:rsidR="006936D9" w:rsidRPr="002A1002" w:rsidDel="009A3AF7">
            <w:rPr>
              <w:b w:val="0"/>
              <w:highlight w:val="green"/>
              <w:rPrChange w:id="579" w:author="Renato Figueroa" w:date="2017-03-16T16:19:00Z">
                <w:rPr>
                  <w:b w:val="0"/>
                </w:rPr>
              </w:rPrChange>
            </w:rPr>
            <w:delText>promedio de ventas mensual</w:delText>
          </w:r>
        </w:del>
      </w:ins>
      <w:ins w:id="580" w:author="Ana D. Panting / BANCO DEL PAIS" w:date="2017-03-06T10:53:00Z">
        <w:del w:id="581" w:author="Victor Morales" w:date="2018-08-12T11:23:00Z">
          <w:r w:rsidR="006936D9" w:rsidRPr="002A1002" w:rsidDel="009A3AF7">
            <w:rPr>
              <w:b w:val="0"/>
              <w:highlight w:val="green"/>
              <w:rPrChange w:id="582" w:author="Renato Figueroa" w:date="2017-03-16T16:19:00Z">
                <w:rPr>
                  <w:b w:val="0"/>
                </w:rPr>
              </w:rPrChange>
            </w:rPr>
            <w:delText>”</w:delText>
          </w:r>
        </w:del>
      </w:ins>
      <w:ins w:id="583" w:author="Ana D. Panting / BANCO DEL PAIS" w:date="2017-03-06T10:51:00Z">
        <w:del w:id="584" w:author="Victor Morales" w:date="2018-08-12T11:23:00Z">
          <w:r w:rsidR="006936D9" w:rsidRPr="002A1002" w:rsidDel="009A3AF7">
            <w:rPr>
              <w:b w:val="0"/>
              <w:highlight w:val="green"/>
              <w:rPrChange w:id="585" w:author="Renato Figueroa" w:date="2017-03-16T16:19:00Z">
                <w:rPr>
                  <w:b w:val="0"/>
                </w:rPr>
              </w:rPrChange>
            </w:rPr>
            <w:delText xml:space="preserve"> del comercio </w:delText>
          </w:r>
        </w:del>
      </w:ins>
      <w:ins w:id="586" w:author="Ana D. Panting / BANCO DEL PAIS" w:date="2017-03-06T10:50:00Z">
        <w:del w:id="587" w:author="Victor Morales" w:date="2018-08-12T11:23:00Z">
          <w:r w:rsidR="006936D9" w:rsidRPr="002A1002" w:rsidDel="009A3AF7">
            <w:rPr>
              <w:b w:val="0"/>
              <w:highlight w:val="green"/>
              <w:rPrChange w:id="588" w:author="Renato Figueroa" w:date="2017-03-16T16:19:00Z">
                <w:rPr>
                  <w:b w:val="0"/>
                </w:rPr>
              </w:rPrChange>
            </w:rPr>
            <w:delText xml:space="preserve">sea mayor al </w:delText>
          </w:r>
        </w:del>
      </w:ins>
      <w:ins w:id="589" w:author="Ana D. Panting / BANCO DEL PAIS" w:date="2017-03-06T10:51:00Z">
        <w:del w:id="590" w:author="Victor Morales" w:date="2018-08-12T11:23:00Z">
          <w:r w:rsidR="006936D9" w:rsidRPr="002A1002" w:rsidDel="009A3AF7">
            <w:rPr>
              <w:b w:val="0"/>
              <w:highlight w:val="green"/>
              <w:rPrChange w:id="591" w:author="Renato Figueroa" w:date="2017-03-16T16:19:00Z">
                <w:rPr>
                  <w:b w:val="0"/>
                </w:rPr>
              </w:rPrChange>
            </w:rPr>
            <w:delText xml:space="preserve">monto de “ventas </w:delText>
          </w:r>
        </w:del>
      </w:ins>
      <w:ins w:id="592" w:author="Ana D. Panting / BANCO DEL PAIS" w:date="2017-03-06T10:50:00Z">
        <w:del w:id="593" w:author="Victor Morales" w:date="2018-08-12T11:23:00Z">
          <w:r w:rsidR="006936D9" w:rsidRPr="002A1002" w:rsidDel="009A3AF7">
            <w:rPr>
              <w:b w:val="0"/>
              <w:highlight w:val="green"/>
              <w:rPrChange w:id="594" w:author="Renato Figueroa" w:date="2017-03-16T16:19:00Z">
                <w:rPr>
                  <w:b w:val="0"/>
                </w:rPr>
              </w:rPrChange>
            </w:rPr>
            <w:delText>máximas</w:delText>
          </w:r>
        </w:del>
      </w:ins>
      <w:ins w:id="595" w:author="Ana D. Panting / BANCO DEL PAIS" w:date="2017-03-06T10:51:00Z">
        <w:del w:id="596" w:author="Victor Morales" w:date="2018-08-12T11:23:00Z">
          <w:r w:rsidR="006936D9" w:rsidRPr="002A1002" w:rsidDel="009A3AF7">
            <w:rPr>
              <w:b w:val="0"/>
              <w:highlight w:val="green"/>
              <w:rPrChange w:id="597" w:author="Renato Figueroa" w:date="2017-03-16T16:19:00Z">
                <w:rPr>
                  <w:b w:val="0"/>
                </w:rPr>
              </w:rPrChange>
            </w:rPr>
            <w:delText>”</w:delText>
          </w:r>
        </w:del>
      </w:ins>
      <w:ins w:id="598" w:author="Ana D. Panting / BANCO DEL PAIS" w:date="2017-03-06T10:50:00Z">
        <w:del w:id="599" w:author="Victor Morales" w:date="2018-08-12T11:23:00Z">
          <w:r w:rsidR="006936D9" w:rsidRPr="002A1002" w:rsidDel="009A3AF7">
            <w:rPr>
              <w:b w:val="0"/>
              <w:highlight w:val="green"/>
              <w:rPrChange w:id="600" w:author="Renato Figueroa" w:date="2017-03-16T16:19:00Z">
                <w:rPr>
                  <w:b w:val="0"/>
                </w:rPr>
              </w:rPrChange>
            </w:rPr>
            <w:delText xml:space="preserve">, siempre le otorgará </w:delText>
          </w:r>
        </w:del>
      </w:ins>
      <w:ins w:id="601" w:author="Ana D. Panting / BANCO DEL PAIS" w:date="2017-03-06T10:51:00Z">
        <w:del w:id="602" w:author="Victor Morales" w:date="2018-08-12T11:23:00Z">
          <w:r w:rsidR="006936D9" w:rsidRPr="002A1002" w:rsidDel="009A3AF7">
            <w:rPr>
              <w:b w:val="0"/>
              <w:highlight w:val="green"/>
              <w:rPrChange w:id="603" w:author="Renato Figueroa" w:date="2017-03-16T16:19:00Z">
                <w:rPr>
                  <w:b w:val="0"/>
                </w:rPr>
              </w:rPrChange>
            </w:rPr>
            <w:delText xml:space="preserve">una </w:delText>
          </w:r>
        </w:del>
      </w:ins>
      <w:ins w:id="604" w:author="Ana D. Panting / BANCO DEL PAIS" w:date="2017-03-06T10:50:00Z">
        <w:del w:id="605" w:author="Victor Morales" w:date="2018-08-12T11:23:00Z">
          <w:r w:rsidR="006936D9" w:rsidRPr="002A1002" w:rsidDel="009A3AF7">
            <w:rPr>
              <w:b w:val="0"/>
              <w:highlight w:val="green"/>
              <w:rPrChange w:id="606" w:author="Renato Figueroa" w:date="2017-03-16T16:19:00Z">
                <w:rPr>
                  <w:b w:val="0"/>
                </w:rPr>
              </w:rPrChange>
            </w:rPr>
            <w:delText>línea de crédito, sólo que hasta el tope del modelo)</w:delText>
          </w:r>
        </w:del>
      </w:ins>
      <w:del w:id="607" w:author="Victor Morales" w:date="2018-08-12T11:23:00Z">
        <w:r w:rsidRPr="002A1002" w:rsidDel="009A3AF7">
          <w:rPr>
            <w:b w:val="0"/>
            <w:highlight w:val="green"/>
            <w:rPrChange w:id="608" w:author="Renato Figueroa" w:date="2017-03-16T16:19:00Z">
              <w:rPr>
                <w:b w:val="0"/>
              </w:rPr>
            </w:rPrChange>
          </w:rPr>
          <w:delText xml:space="preserve">. </w:delText>
        </w:r>
      </w:del>
      <w:ins w:id="609" w:author="Ana D. Panting / BANCO DEL PAIS" w:date="2017-03-06T10:52:00Z">
        <w:del w:id="610" w:author="Victor Morales" w:date="2018-08-12T11:23:00Z">
          <w:r w:rsidR="006936D9" w:rsidRPr="002A1002" w:rsidDel="009A3AF7">
            <w:rPr>
              <w:b w:val="0"/>
              <w:highlight w:val="green"/>
              <w:rPrChange w:id="611" w:author="Renato Figueroa" w:date="2017-03-16T16:19:00Z">
                <w:rPr>
                  <w:b w:val="0"/>
                </w:rPr>
              </w:rPrChange>
            </w:rPr>
            <w:delText xml:space="preserve">El que un comercio exceda en sus ventas mensuales a las </w:delText>
          </w:r>
        </w:del>
      </w:ins>
      <w:ins w:id="612" w:author="Ana D. Panting / BANCO DEL PAIS" w:date="2017-03-06T10:53:00Z">
        <w:del w:id="613" w:author="Victor Morales" w:date="2018-08-12T11:23:00Z">
          <w:r w:rsidR="006936D9" w:rsidRPr="002A1002" w:rsidDel="009A3AF7">
            <w:rPr>
              <w:b w:val="0"/>
              <w:highlight w:val="green"/>
              <w:rPrChange w:id="614" w:author="Renato Figueroa" w:date="2017-03-16T16:19:00Z">
                <w:rPr>
                  <w:b w:val="0"/>
                </w:rPr>
              </w:rPrChange>
            </w:rPr>
            <w:delText>“</w:delText>
          </w:r>
        </w:del>
      </w:ins>
      <w:ins w:id="615" w:author="Ana D. Panting / BANCO DEL PAIS" w:date="2017-03-06T10:52:00Z">
        <w:del w:id="616" w:author="Victor Morales" w:date="2018-08-12T11:23:00Z">
          <w:r w:rsidR="006936D9" w:rsidRPr="002A1002" w:rsidDel="009A3AF7">
            <w:rPr>
              <w:b w:val="0"/>
              <w:highlight w:val="green"/>
              <w:rPrChange w:id="617" w:author="Renato Figueroa" w:date="2017-03-16T16:19:00Z">
                <w:rPr>
                  <w:b w:val="0"/>
                </w:rPr>
              </w:rPrChange>
            </w:rPr>
            <w:delText>ventas máximas</w:delText>
          </w:r>
        </w:del>
      </w:ins>
      <w:ins w:id="618" w:author="Ana D. Panting / BANCO DEL PAIS" w:date="2017-03-06T10:53:00Z">
        <w:del w:id="619" w:author="Victor Morales" w:date="2018-08-12T11:23:00Z">
          <w:r w:rsidR="006936D9" w:rsidRPr="002A1002" w:rsidDel="009A3AF7">
            <w:rPr>
              <w:b w:val="0"/>
              <w:highlight w:val="green"/>
              <w:rPrChange w:id="620" w:author="Renato Figueroa" w:date="2017-03-16T16:19:00Z">
                <w:rPr>
                  <w:b w:val="0"/>
                </w:rPr>
              </w:rPrChange>
            </w:rPr>
            <w:delText>”</w:delText>
          </w:r>
        </w:del>
      </w:ins>
      <w:ins w:id="621" w:author="Ana D. Panting / BANCO DEL PAIS" w:date="2017-03-06T10:52:00Z">
        <w:del w:id="622" w:author="Victor Morales" w:date="2018-08-12T11:23:00Z">
          <w:r w:rsidR="006936D9" w:rsidRPr="002A1002" w:rsidDel="009A3AF7">
            <w:rPr>
              <w:b w:val="0"/>
              <w:highlight w:val="green"/>
              <w:rPrChange w:id="623" w:author="Renato Figueroa" w:date="2017-03-16T16:19:00Z">
                <w:rPr>
                  <w:b w:val="0"/>
                </w:rPr>
              </w:rPrChange>
            </w:rPr>
            <w:delText xml:space="preserve"> puede servir para generar un reporte y utilizarse comercialmente para prospectar un cambio de modelo que se ajuste a sus nuevos promedios.</w:delText>
          </w:r>
        </w:del>
      </w:ins>
    </w:p>
    <w:p w:rsidR="00775E0E" w:rsidRPr="00775E0E" w:rsidDel="009A3AF7" w:rsidRDefault="00775E0E" w:rsidP="00775E0E">
      <w:pPr>
        <w:ind w:left="1080"/>
        <w:jc w:val="both"/>
        <w:rPr>
          <w:del w:id="624" w:author="Victor Morales" w:date="2018-08-12T11:23:00Z"/>
          <w:b w:val="0"/>
        </w:rPr>
      </w:pPr>
    </w:p>
    <w:p w:rsidR="00D8364C" w:rsidDel="009A3AF7" w:rsidRDefault="00D8364C" w:rsidP="00D8364C">
      <w:pPr>
        <w:pStyle w:val="Prrafodelista"/>
        <w:numPr>
          <w:ilvl w:val="2"/>
          <w:numId w:val="16"/>
        </w:numPr>
        <w:jc w:val="both"/>
        <w:rPr>
          <w:del w:id="625" w:author="Victor Morales" w:date="2018-08-12T11:23:00Z"/>
          <w:b w:val="0"/>
          <w:u w:val="single"/>
        </w:rPr>
      </w:pPr>
      <w:del w:id="626" w:author="Victor Morales" w:date="2018-08-12T11:23:00Z">
        <w:r w:rsidRPr="002D2617" w:rsidDel="009A3AF7">
          <w:rPr>
            <w:b w:val="0"/>
            <w:u w:val="single"/>
          </w:rPr>
          <w:delText xml:space="preserve">Parámetros </w:delText>
        </w:r>
        <w:r w:rsidDel="009A3AF7">
          <w:rPr>
            <w:b w:val="0"/>
            <w:u w:val="single"/>
          </w:rPr>
          <w:delText>de Cobro / Reglas de Cobro</w:delText>
        </w:r>
      </w:del>
    </w:p>
    <w:p w:rsidR="00775E0E" w:rsidDel="009A3AF7" w:rsidRDefault="00775E0E">
      <w:pPr>
        <w:ind w:left="1080"/>
        <w:jc w:val="both"/>
        <w:rPr>
          <w:del w:id="627" w:author="Victor Morales" w:date="2018-08-12T11:23:00Z"/>
          <w:b w:val="0"/>
        </w:rPr>
      </w:pPr>
    </w:p>
    <w:p w:rsidR="00B778A9" w:rsidDel="009A3AF7" w:rsidRDefault="00D8364C" w:rsidP="00D8364C">
      <w:pPr>
        <w:ind w:left="1440"/>
        <w:jc w:val="both"/>
        <w:rPr>
          <w:del w:id="628" w:author="Victor Morales" w:date="2018-08-12T11:23:00Z"/>
          <w:b w:val="0"/>
        </w:rPr>
      </w:pPr>
      <w:del w:id="629" w:author="Victor Morales" w:date="2018-08-12T11:23:00Z">
        <w:r w:rsidDel="009A3AF7">
          <w:rPr>
            <w:b w:val="0"/>
          </w:rPr>
          <w:delText xml:space="preserve">Será posible parametrizar tantas reglas de cobro como sean necesarias para  </w:delText>
        </w:r>
        <w:r w:rsidRPr="00D8364C" w:rsidDel="009A3AF7">
          <w:rPr>
            <w:b w:val="0"/>
          </w:rPr>
          <w:delText xml:space="preserve">determinar el porcentaje de cobro diario a un préstamo </w:delText>
        </w:r>
        <w:r w:rsidDel="009A3AF7">
          <w:rPr>
            <w:b w:val="0"/>
          </w:rPr>
          <w:delText>basadas en el</w:delText>
        </w:r>
        <w:r w:rsidRPr="00D8364C" w:rsidDel="009A3AF7">
          <w:rPr>
            <w:b w:val="0"/>
          </w:rPr>
          <w:delText xml:space="preserve"> porcentaje pagado y los días transcurrido</w:delText>
        </w:r>
        <w:r w:rsidR="00B778A9" w:rsidDel="009A3AF7">
          <w:rPr>
            <w:b w:val="0"/>
          </w:rPr>
          <w:delText>s de vigencia del</w:delText>
        </w:r>
        <w:r w:rsidRPr="00D8364C" w:rsidDel="009A3AF7">
          <w:rPr>
            <w:b w:val="0"/>
          </w:rPr>
          <w:delText xml:space="preserve"> préstamo</w:delText>
        </w:r>
        <w:r w:rsidR="00B778A9" w:rsidDel="009A3AF7">
          <w:rPr>
            <w:b w:val="0"/>
          </w:rPr>
          <w:delText>.</w:delText>
        </w:r>
      </w:del>
    </w:p>
    <w:p w:rsidR="00B778A9" w:rsidDel="009A3AF7" w:rsidRDefault="00B778A9" w:rsidP="00D8364C">
      <w:pPr>
        <w:ind w:left="1440"/>
        <w:jc w:val="both"/>
        <w:rPr>
          <w:del w:id="630" w:author="Victor Morales" w:date="2018-08-12T11:23:00Z"/>
          <w:b w:val="0"/>
        </w:rPr>
      </w:pPr>
      <w:del w:id="631" w:author="Victor Morales" w:date="2018-08-12T11:23:00Z">
        <w:r w:rsidDel="009A3AF7">
          <w:rPr>
            <w:b w:val="0"/>
          </w:rPr>
          <w:delText>Estas reglas será posible asociarlas a cada clasificación de comercio y establecer la prioridad de evaluación de cada una. De tal forma que se defina el orden en el que el sistema realice la evaluación.</w:delText>
        </w:r>
      </w:del>
    </w:p>
    <w:p w:rsidR="00D8364C" w:rsidRPr="00D8364C" w:rsidDel="009A3AF7" w:rsidRDefault="00D8364C" w:rsidP="00D8364C">
      <w:pPr>
        <w:ind w:left="1440"/>
        <w:jc w:val="both"/>
        <w:rPr>
          <w:del w:id="632" w:author="Victor Morales" w:date="2018-08-12T11:23:00Z"/>
          <w:b w:val="0"/>
        </w:rPr>
      </w:pPr>
      <w:del w:id="633" w:author="Victor Morales" w:date="2018-08-12T11:23:00Z">
        <w:r w:rsidRPr="00D8364C" w:rsidDel="009A3AF7">
          <w:rPr>
            <w:b w:val="0"/>
          </w:rPr>
          <w:delText xml:space="preserve"> </w:delText>
        </w:r>
      </w:del>
    </w:p>
    <w:p w:rsidR="00D8364C" w:rsidDel="009A3AF7" w:rsidRDefault="00D8364C" w:rsidP="00D8364C">
      <w:pPr>
        <w:ind w:left="1440"/>
        <w:jc w:val="both"/>
        <w:rPr>
          <w:del w:id="634" w:author="Victor Morales" w:date="2018-08-12T11:23:00Z"/>
          <w:b w:val="0"/>
        </w:rPr>
      </w:pPr>
      <w:del w:id="635" w:author="Victor Morales" w:date="2018-08-12T11:23:00Z">
        <w:r w:rsidDel="009A3AF7">
          <w:rPr>
            <w:b w:val="0"/>
          </w:rPr>
          <w:delText>Ejemplo:</w:delText>
        </w:r>
      </w:del>
    </w:p>
    <w:p w:rsidR="00B778A9" w:rsidRPr="00D8364C" w:rsidDel="009A3AF7" w:rsidRDefault="00B778A9" w:rsidP="00D8364C">
      <w:pPr>
        <w:ind w:left="1440"/>
        <w:jc w:val="both"/>
        <w:rPr>
          <w:del w:id="636" w:author="Victor Morales" w:date="2018-08-12T11:23:00Z"/>
          <w:b w:val="0"/>
        </w:rPr>
      </w:pPr>
    </w:p>
    <w:tbl>
      <w:tblPr>
        <w:tblW w:w="8272" w:type="dxa"/>
        <w:tblInd w:w="17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8272"/>
      </w:tblGrid>
      <w:tr w:rsidR="00D8364C" w:rsidRPr="00D8364C" w:rsidDel="009A3AF7" w:rsidTr="00D8364C">
        <w:trPr>
          <w:del w:id="637" w:author="Victor Morales" w:date="2018-08-12T11:23:00Z"/>
        </w:trPr>
        <w:tc>
          <w:tcPr>
            <w:tcW w:w="827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8364C" w:rsidRPr="00D8364C" w:rsidDel="009A3AF7" w:rsidRDefault="00D8364C" w:rsidP="00D8364C">
            <w:pPr>
              <w:rPr>
                <w:del w:id="638" w:author="Victor Morales" w:date="2018-08-12T11:23:00Z"/>
                <w:b w:val="0"/>
              </w:rPr>
            </w:pPr>
            <w:del w:id="639" w:author="Victor Morales" w:date="2018-08-12T11:23:00Z">
              <w:r w:rsidRPr="00D8364C" w:rsidDel="009A3AF7">
                <w:rPr>
                  <w:b w:val="0"/>
                </w:rPr>
                <w:delText>Monto del Préstamo: 10,000.00</w:delText>
              </w:r>
            </w:del>
          </w:p>
        </w:tc>
      </w:tr>
      <w:tr w:rsidR="00D8364C" w:rsidRPr="00D8364C" w:rsidDel="009A3AF7" w:rsidTr="00D8364C">
        <w:trPr>
          <w:del w:id="640" w:author="Victor Morales" w:date="2018-08-12T11:23:00Z"/>
        </w:trPr>
        <w:tc>
          <w:tcPr>
            <w:tcW w:w="8272" w:type="dxa"/>
            <w:tcBorders>
              <w:left w:val="single" w:sz="2" w:space="0" w:color="000000"/>
              <w:bottom w:val="single" w:sz="2" w:space="0" w:color="000000"/>
              <w:right w:val="single" w:sz="2" w:space="0" w:color="000000"/>
            </w:tcBorders>
            <w:shd w:val="clear" w:color="auto" w:fill="auto"/>
            <w:tcMar>
              <w:left w:w="54" w:type="dxa"/>
            </w:tcMar>
          </w:tcPr>
          <w:p w:rsidR="00D8364C" w:rsidRPr="00D8364C" w:rsidDel="009A3AF7" w:rsidRDefault="00D8364C" w:rsidP="00D8364C">
            <w:pPr>
              <w:rPr>
                <w:del w:id="641" w:author="Victor Morales" w:date="2018-08-12T11:23:00Z"/>
                <w:b w:val="0"/>
              </w:rPr>
            </w:pPr>
            <w:del w:id="642" w:author="Victor Morales" w:date="2018-08-12T11:23:00Z">
              <w:r w:rsidRPr="00D8364C" w:rsidDel="009A3AF7">
                <w:rPr>
                  <w:b w:val="0"/>
                </w:rPr>
                <w:delText>Saldo del préstamo:   7,000.00</w:delText>
              </w:r>
            </w:del>
          </w:p>
        </w:tc>
      </w:tr>
      <w:tr w:rsidR="00D8364C" w:rsidRPr="00D8364C" w:rsidDel="009A3AF7" w:rsidTr="00D8364C">
        <w:trPr>
          <w:del w:id="643" w:author="Victor Morales" w:date="2018-08-12T11:23:00Z"/>
        </w:trPr>
        <w:tc>
          <w:tcPr>
            <w:tcW w:w="8272" w:type="dxa"/>
            <w:tcBorders>
              <w:left w:val="single" w:sz="2" w:space="0" w:color="000000"/>
              <w:bottom w:val="single" w:sz="2" w:space="0" w:color="000000"/>
              <w:right w:val="single" w:sz="2" w:space="0" w:color="000000"/>
            </w:tcBorders>
            <w:shd w:val="clear" w:color="auto" w:fill="auto"/>
            <w:tcMar>
              <w:left w:w="54" w:type="dxa"/>
            </w:tcMar>
          </w:tcPr>
          <w:p w:rsidR="00D8364C" w:rsidRPr="00D8364C" w:rsidDel="009A3AF7" w:rsidRDefault="00D8364C" w:rsidP="00D8364C">
            <w:pPr>
              <w:rPr>
                <w:del w:id="644" w:author="Victor Morales" w:date="2018-08-12T11:23:00Z"/>
                <w:b w:val="0"/>
              </w:rPr>
            </w:pPr>
            <w:del w:id="645" w:author="Victor Morales" w:date="2018-08-12T11:23:00Z">
              <w:r w:rsidRPr="00D8364C" w:rsidDel="009A3AF7">
                <w:rPr>
                  <w:b w:val="0"/>
                </w:rPr>
                <w:delText xml:space="preserve">Vigencia del Préstamo: 180 días. </w:delText>
              </w:r>
            </w:del>
          </w:p>
        </w:tc>
      </w:tr>
      <w:tr w:rsidR="00D8364C" w:rsidRPr="00D8364C" w:rsidDel="009A3AF7" w:rsidTr="00D8364C">
        <w:trPr>
          <w:del w:id="646" w:author="Victor Morales" w:date="2018-08-12T11:23:00Z"/>
        </w:trPr>
        <w:tc>
          <w:tcPr>
            <w:tcW w:w="8272" w:type="dxa"/>
            <w:tcBorders>
              <w:left w:val="single" w:sz="2" w:space="0" w:color="000000"/>
              <w:bottom w:val="single" w:sz="2" w:space="0" w:color="000000"/>
              <w:right w:val="single" w:sz="2" w:space="0" w:color="000000"/>
            </w:tcBorders>
            <w:shd w:val="clear" w:color="auto" w:fill="auto"/>
            <w:tcMar>
              <w:left w:w="54" w:type="dxa"/>
            </w:tcMar>
          </w:tcPr>
          <w:p w:rsidR="00D8364C" w:rsidRPr="00D8364C" w:rsidDel="009A3AF7" w:rsidRDefault="00D8364C" w:rsidP="00D8364C">
            <w:pPr>
              <w:rPr>
                <w:del w:id="647" w:author="Victor Morales" w:date="2018-08-12T11:23:00Z"/>
                <w:b w:val="0"/>
              </w:rPr>
            </w:pPr>
            <w:del w:id="648" w:author="Victor Morales" w:date="2018-08-12T11:23:00Z">
              <w:r w:rsidRPr="00D8364C" w:rsidDel="009A3AF7">
                <w:rPr>
                  <w:b w:val="0"/>
                </w:rPr>
                <w:delText>Tiempo Trascurrido:   50 Dias</w:delText>
              </w:r>
            </w:del>
            <w:ins w:id="649" w:author="Ana D. Panting / BANCO DEL PAIS" w:date="2017-03-06T10:59:00Z">
              <w:del w:id="650" w:author="Victor Morales" w:date="2018-08-12T11:23:00Z">
                <w:r w:rsidR="00054B1E" w:rsidRPr="00D8364C" w:rsidDel="009A3AF7">
                  <w:rPr>
                    <w:b w:val="0"/>
                  </w:rPr>
                  <w:delText>Días</w:delText>
                </w:r>
              </w:del>
            </w:ins>
            <w:del w:id="651" w:author="Victor Morales" w:date="2018-08-12T11:23:00Z">
              <w:r w:rsidRPr="00D8364C" w:rsidDel="009A3AF7">
                <w:rPr>
                  <w:b w:val="0"/>
                </w:rPr>
                <w:delText xml:space="preserve">. </w:delText>
              </w:r>
            </w:del>
          </w:p>
        </w:tc>
      </w:tr>
      <w:tr w:rsidR="00D8364C" w:rsidRPr="00D8364C" w:rsidDel="009A3AF7" w:rsidTr="00D8364C">
        <w:trPr>
          <w:del w:id="652" w:author="Victor Morales" w:date="2018-08-12T11:23:00Z"/>
        </w:trPr>
        <w:tc>
          <w:tcPr>
            <w:tcW w:w="8272" w:type="dxa"/>
            <w:tcBorders>
              <w:left w:val="single" w:sz="2" w:space="0" w:color="000000"/>
              <w:bottom w:val="single" w:sz="2" w:space="0" w:color="000000"/>
              <w:right w:val="single" w:sz="2" w:space="0" w:color="000000"/>
            </w:tcBorders>
            <w:shd w:val="clear" w:color="auto" w:fill="auto"/>
            <w:tcMar>
              <w:left w:w="54" w:type="dxa"/>
            </w:tcMar>
          </w:tcPr>
          <w:p w:rsidR="00D8364C" w:rsidRPr="00D8364C" w:rsidDel="009A3AF7" w:rsidRDefault="00D8364C" w:rsidP="00D8364C">
            <w:pPr>
              <w:rPr>
                <w:del w:id="653" w:author="Victor Morales" w:date="2018-08-12T11:23:00Z"/>
                <w:b w:val="0"/>
              </w:rPr>
            </w:pPr>
            <w:del w:id="654" w:author="Victor Morales" w:date="2018-08-12T11:23:00Z">
              <w:r w:rsidRPr="00D8364C" w:rsidDel="009A3AF7">
                <w:rPr>
                  <w:b w:val="0"/>
                </w:rPr>
                <w:delText>%porcentaje de Capital Pagado = 1 – (7,000.00/10,000.00 ) * 100 = 30%</w:delText>
              </w:r>
            </w:del>
          </w:p>
        </w:tc>
      </w:tr>
      <w:tr w:rsidR="00D8364C" w:rsidRPr="00D8364C" w:rsidDel="009A3AF7" w:rsidTr="00D8364C">
        <w:trPr>
          <w:del w:id="655" w:author="Victor Morales" w:date="2018-08-12T11:23:00Z"/>
        </w:trPr>
        <w:tc>
          <w:tcPr>
            <w:tcW w:w="8272" w:type="dxa"/>
            <w:tcBorders>
              <w:left w:val="single" w:sz="2" w:space="0" w:color="000000"/>
              <w:bottom w:val="single" w:sz="2" w:space="0" w:color="000000"/>
              <w:right w:val="single" w:sz="2" w:space="0" w:color="000000"/>
            </w:tcBorders>
            <w:shd w:val="clear" w:color="auto" w:fill="auto"/>
            <w:tcMar>
              <w:left w:w="54" w:type="dxa"/>
            </w:tcMar>
          </w:tcPr>
          <w:p w:rsidR="00D8364C" w:rsidRPr="00D8364C" w:rsidDel="009A3AF7" w:rsidRDefault="00D8364C" w:rsidP="00D8364C">
            <w:pPr>
              <w:rPr>
                <w:del w:id="656" w:author="Victor Morales" w:date="2018-08-12T11:23:00Z"/>
                <w:b w:val="0"/>
              </w:rPr>
            </w:pPr>
            <w:del w:id="657" w:author="Victor Morales" w:date="2018-08-12T11:23:00Z">
              <w:r w:rsidRPr="00D8364C" w:rsidDel="009A3AF7">
                <w:rPr>
                  <w:b w:val="0"/>
                </w:rPr>
                <w:delText>Mínimo de Cobro=(Capital/Días para Vencimiento)+Intereses   7000/130= 53.85</w:delText>
              </w:r>
            </w:del>
          </w:p>
        </w:tc>
      </w:tr>
    </w:tbl>
    <w:p w:rsidR="00D8364C" w:rsidDel="009A3AF7" w:rsidRDefault="00D8364C" w:rsidP="00D8364C">
      <w:pPr>
        <w:ind w:left="1440"/>
        <w:jc w:val="both"/>
        <w:rPr>
          <w:del w:id="658" w:author="Victor Morales" w:date="2018-08-12T11:23:00Z"/>
          <w:b w:val="0"/>
        </w:rPr>
      </w:pPr>
    </w:p>
    <w:p w:rsidR="00B778A9" w:rsidDel="009A3AF7" w:rsidRDefault="00B778A9" w:rsidP="00D8364C">
      <w:pPr>
        <w:ind w:left="1440"/>
        <w:jc w:val="both"/>
        <w:rPr>
          <w:del w:id="659" w:author="Victor Morales" w:date="2018-08-12T11:23:00Z"/>
          <w:b w:val="0"/>
        </w:rPr>
      </w:pPr>
      <w:del w:id="660" w:author="Victor Morales" w:date="2018-08-12T11:23:00Z">
        <w:r w:rsidDel="009A3AF7">
          <w:rPr>
            <w:b w:val="0"/>
          </w:rPr>
          <w:delText>El sistema permitirá configurar estas reglas de la siguiente forma:</w:delText>
        </w:r>
      </w:del>
    </w:p>
    <w:p w:rsidR="00B778A9" w:rsidDel="009A3AF7" w:rsidRDefault="00B778A9" w:rsidP="00D8364C">
      <w:pPr>
        <w:ind w:left="1440"/>
        <w:jc w:val="both"/>
        <w:rPr>
          <w:del w:id="661" w:author="Victor Morales" w:date="2018-08-12T11:23:00Z"/>
          <w:b w:val="0"/>
        </w:rPr>
      </w:pPr>
    </w:p>
    <w:tbl>
      <w:tblPr>
        <w:tblW w:w="7797"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Grid>
        <w:gridCol w:w="7797"/>
      </w:tblGrid>
      <w:tr w:rsidR="00B778A9" w:rsidDel="009A3AF7" w:rsidTr="00311B2A">
        <w:trPr>
          <w:del w:id="662" w:author="Victor Morales" w:date="2018-08-12T11:23:00Z"/>
        </w:trPr>
        <w:tc>
          <w:tcPr>
            <w:tcW w:w="7797" w:type="dxa"/>
            <w:shd w:val="clear" w:color="auto" w:fill="auto"/>
          </w:tcPr>
          <w:p w:rsidR="00B778A9" w:rsidRPr="00B778A9" w:rsidDel="009A3AF7" w:rsidRDefault="00B778A9" w:rsidP="00B778A9">
            <w:pPr>
              <w:pStyle w:val="TableContents"/>
              <w:jc w:val="both"/>
              <w:rPr>
                <w:del w:id="663" w:author="Victor Morales" w:date="2018-08-12T11:23:00Z"/>
                <w:rFonts w:ascii="Courier New" w:hAnsi="Courier New" w:cs="Courier New"/>
                <w:b w:val="0"/>
                <w:sz w:val="16"/>
                <w:szCs w:val="16"/>
              </w:rPr>
            </w:pPr>
            <w:del w:id="664" w:author="Victor Morales" w:date="2018-08-12T11:23:00Z">
              <w:r w:rsidRPr="00B778A9" w:rsidDel="009A3AF7">
                <w:rPr>
                  <w:rFonts w:ascii="Courier New" w:hAnsi="Courier New" w:cs="Courier New"/>
                  <w:b w:val="0"/>
                  <w:sz w:val="16"/>
                  <w:szCs w:val="16"/>
                </w:rPr>
                <w:delText xml:space="preserve">Prestamos                                                             - Byte - </w:delText>
              </w:r>
            </w:del>
          </w:p>
          <w:p w:rsidR="00B778A9" w:rsidRPr="00B778A9" w:rsidDel="009A3AF7" w:rsidRDefault="00B778A9" w:rsidP="00B778A9">
            <w:pPr>
              <w:pStyle w:val="TableContents"/>
              <w:jc w:val="both"/>
              <w:rPr>
                <w:del w:id="665" w:author="Victor Morales" w:date="2018-08-12T11:23:00Z"/>
                <w:rFonts w:ascii="Courier New" w:hAnsi="Courier New" w:cs="Courier New"/>
                <w:b w:val="0"/>
                <w:sz w:val="16"/>
                <w:szCs w:val="16"/>
              </w:rPr>
            </w:pPr>
            <w:del w:id="666" w:author="Victor Morales" w:date="2018-08-12T11:23:00Z">
              <w:r w:rsidRPr="00B778A9" w:rsidDel="009A3AF7">
                <w:rPr>
                  <w:rFonts w:ascii="Courier New" w:hAnsi="Courier New" w:cs="Courier New"/>
                  <w:b w:val="0"/>
                  <w:sz w:val="16"/>
                  <w:szCs w:val="16"/>
                </w:rPr>
                <w:delText xml:space="preserve"> DESARROLLO BANPAIS                   </w:delText>
              </w:r>
              <w:r w:rsidDel="009A3AF7">
                <w:rPr>
                  <w:rFonts w:ascii="Courier New" w:hAnsi="Courier New" w:cs="Courier New"/>
                  <w:b w:val="0"/>
                  <w:sz w:val="16"/>
                  <w:szCs w:val="16"/>
                </w:rPr>
                <w:delText xml:space="preserve">                       Fecha: 27</w:delText>
              </w:r>
              <w:r w:rsidRPr="00B778A9" w:rsidDel="009A3AF7">
                <w:rPr>
                  <w:rFonts w:ascii="Courier New" w:hAnsi="Courier New" w:cs="Courier New"/>
                  <w:b w:val="0"/>
                  <w:sz w:val="16"/>
                  <w:szCs w:val="16"/>
                </w:rPr>
                <w:delText xml:space="preserve">/Ene/2017 </w:delText>
              </w:r>
            </w:del>
          </w:p>
          <w:p w:rsidR="00B778A9" w:rsidRPr="00B778A9" w:rsidDel="009A3AF7" w:rsidRDefault="00B778A9" w:rsidP="00B778A9">
            <w:pPr>
              <w:pStyle w:val="TableContents"/>
              <w:jc w:val="both"/>
              <w:rPr>
                <w:del w:id="667" w:author="Victor Morales" w:date="2018-08-12T11:23:00Z"/>
                <w:rFonts w:ascii="Courier New" w:hAnsi="Courier New" w:cs="Courier New"/>
                <w:b w:val="0"/>
                <w:sz w:val="16"/>
                <w:szCs w:val="16"/>
              </w:rPr>
            </w:pPr>
            <w:del w:id="668" w:author="Victor Morales" w:date="2018-08-12T11:23:00Z">
              <w:r w:rsidRPr="00B778A9" w:rsidDel="009A3AF7">
                <w:rPr>
                  <w:rFonts w:ascii="Courier New" w:hAnsi="Courier New" w:cs="Courier New"/>
                  <w:b w:val="0"/>
                  <w:sz w:val="16"/>
                  <w:szCs w:val="16"/>
                </w:rPr>
                <w:delText xml:space="preserve"> Usuario: RFIGUEROA             Reglas de</w:delText>
              </w:r>
              <w:r w:rsidDel="009A3AF7">
                <w:rPr>
                  <w:rFonts w:ascii="Courier New" w:hAnsi="Courier New" w:cs="Courier New"/>
                  <w:b w:val="0"/>
                  <w:sz w:val="16"/>
                  <w:szCs w:val="16"/>
                </w:rPr>
                <w:delText xml:space="preserve"> Cobro              Hora.:    23</w:delText>
              </w:r>
              <w:r w:rsidRPr="00B778A9" w:rsidDel="009A3AF7">
                <w:rPr>
                  <w:rFonts w:ascii="Courier New" w:hAnsi="Courier New" w:cs="Courier New"/>
                  <w:b w:val="0"/>
                  <w:sz w:val="16"/>
                  <w:szCs w:val="16"/>
                </w:rPr>
                <w:delText xml:space="preserve">:20:35 </w:delText>
              </w:r>
            </w:del>
          </w:p>
          <w:p w:rsidR="00B778A9" w:rsidRPr="00B778A9" w:rsidDel="009A3AF7" w:rsidRDefault="00B778A9" w:rsidP="00B778A9">
            <w:pPr>
              <w:pStyle w:val="TableContents"/>
              <w:jc w:val="both"/>
              <w:rPr>
                <w:del w:id="669" w:author="Victor Morales" w:date="2018-08-12T11:23:00Z"/>
                <w:rFonts w:ascii="Courier New" w:hAnsi="Courier New" w:cs="Courier New"/>
                <w:b w:val="0"/>
                <w:sz w:val="16"/>
                <w:szCs w:val="16"/>
              </w:rPr>
            </w:pPr>
            <w:del w:id="670" w:author="Victor Morales" w:date="2018-08-12T11:23:00Z">
              <w:r w:rsidRPr="00B778A9" w:rsidDel="009A3AF7">
                <w:rPr>
                  <w:rFonts w:ascii="Courier New" w:hAnsi="Courier New" w:cs="Courier New"/>
                  <w:b w:val="0"/>
                  <w:sz w:val="16"/>
                  <w:szCs w:val="16"/>
                </w:rPr>
                <w:delText xml:space="preserve"> Programa: CAM00012             Parametrización              NvlPgm:         11 </w:delText>
              </w:r>
            </w:del>
          </w:p>
          <w:p w:rsidR="00B778A9" w:rsidRPr="00B778A9" w:rsidDel="009A3AF7" w:rsidRDefault="00B778A9" w:rsidP="00B778A9">
            <w:pPr>
              <w:pStyle w:val="TableContents"/>
              <w:jc w:val="both"/>
              <w:rPr>
                <w:del w:id="671" w:author="Victor Morales" w:date="2018-08-12T11:23:00Z"/>
                <w:rFonts w:ascii="Courier New" w:hAnsi="Courier New" w:cs="Courier New"/>
                <w:b w:val="0"/>
                <w:sz w:val="16"/>
                <w:szCs w:val="16"/>
              </w:rPr>
            </w:pPr>
            <w:del w:id="672" w:author="Victor Morales" w:date="2018-08-12T11:23:00Z">
              <w:r w:rsidRPr="00B778A9" w:rsidDel="009A3AF7">
                <w:rPr>
                  <w:rFonts w:ascii="Courier New" w:hAnsi="Courier New" w:cs="Courier New"/>
                  <w:b w:val="0"/>
                  <w:sz w:val="16"/>
                  <w:szCs w:val="16"/>
                </w:rPr>
                <w:delText xml:space="preserve"> Código de clasificación: 1     DE 1-2 MESES/1K A 10K VENTAS                    </w:delText>
              </w:r>
            </w:del>
          </w:p>
          <w:p w:rsidR="00B778A9" w:rsidRPr="00B778A9" w:rsidDel="009A3AF7" w:rsidRDefault="00B778A9" w:rsidP="00B778A9">
            <w:pPr>
              <w:pStyle w:val="TableContents"/>
              <w:jc w:val="both"/>
              <w:rPr>
                <w:del w:id="673" w:author="Victor Morales" w:date="2018-08-12T11:23:00Z"/>
                <w:rFonts w:ascii="Courier New" w:hAnsi="Courier New" w:cs="Courier New"/>
                <w:b w:val="0"/>
                <w:sz w:val="16"/>
                <w:szCs w:val="16"/>
              </w:rPr>
            </w:pPr>
            <w:del w:id="674" w:author="Victor Morales" w:date="2018-08-12T11:23:00Z">
              <w:r w:rsidRPr="00B778A9" w:rsidDel="009A3AF7">
                <w:rPr>
                  <w:rFonts w:ascii="Courier New" w:hAnsi="Courier New" w:cs="Courier New"/>
                  <w:b w:val="0"/>
                  <w:sz w:val="16"/>
                  <w:szCs w:val="16"/>
                </w:rPr>
                <w:delText xml:space="preserve"> Teclee opciones, pulse Intro                                                   </w:delText>
              </w:r>
            </w:del>
          </w:p>
          <w:p w:rsidR="00B778A9" w:rsidRPr="00B778A9" w:rsidDel="009A3AF7" w:rsidRDefault="00B778A9" w:rsidP="00B778A9">
            <w:pPr>
              <w:pStyle w:val="TableContents"/>
              <w:jc w:val="both"/>
              <w:rPr>
                <w:del w:id="675" w:author="Victor Morales" w:date="2018-08-12T11:23:00Z"/>
                <w:rFonts w:ascii="Courier New" w:hAnsi="Courier New" w:cs="Courier New"/>
                <w:b w:val="0"/>
                <w:sz w:val="16"/>
                <w:szCs w:val="16"/>
              </w:rPr>
            </w:pPr>
            <w:del w:id="676" w:author="Victor Morales" w:date="2018-08-12T11:23:00Z">
              <w:r w:rsidRPr="00B778A9" w:rsidDel="009A3AF7">
                <w:rPr>
                  <w:rFonts w:ascii="Courier New" w:hAnsi="Courier New" w:cs="Courier New"/>
                  <w:b w:val="0"/>
                  <w:sz w:val="16"/>
                  <w:szCs w:val="16"/>
                </w:rPr>
                <w:delText xml:space="preserve"> 2=Cambiar, 4=Eliminar, 5=Visualizar.                                           </w:delText>
              </w:r>
            </w:del>
          </w:p>
          <w:p w:rsidR="00B778A9" w:rsidRPr="00B778A9" w:rsidDel="009A3AF7" w:rsidRDefault="00B778A9" w:rsidP="00B778A9">
            <w:pPr>
              <w:pStyle w:val="TableContents"/>
              <w:jc w:val="both"/>
              <w:rPr>
                <w:del w:id="677" w:author="Victor Morales" w:date="2018-08-12T11:23:00Z"/>
                <w:rFonts w:ascii="Courier New" w:hAnsi="Courier New" w:cs="Courier New"/>
                <w:b w:val="0"/>
                <w:sz w:val="16"/>
                <w:szCs w:val="16"/>
              </w:rPr>
            </w:pPr>
            <w:del w:id="678" w:author="Victor Morales" w:date="2018-08-12T11:23:00Z">
              <w:r w:rsidRPr="00B778A9" w:rsidDel="009A3AF7">
                <w:rPr>
                  <w:rFonts w:ascii="Courier New" w:hAnsi="Courier New" w:cs="Courier New"/>
                  <w:b w:val="0"/>
                  <w:sz w:val="16"/>
                  <w:szCs w:val="16"/>
                </w:rPr>
                <w:delText xml:space="preserve">  Código  Límite de  Porcentaje  Porcentaje          Máximo de  Prioridad de    </w:delText>
              </w:r>
            </w:del>
          </w:p>
          <w:p w:rsidR="00B778A9" w:rsidRPr="00B778A9" w:rsidDel="009A3AF7" w:rsidRDefault="00B778A9" w:rsidP="00B778A9">
            <w:pPr>
              <w:pStyle w:val="TableContents"/>
              <w:jc w:val="both"/>
              <w:rPr>
                <w:del w:id="679" w:author="Victor Morales" w:date="2018-08-12T11:23:00Z"/>
                <w:rFonts w:ascii="Courier New" w:hAnsi="Courier New" w:cs="Courier New"/>
                <w:b w:val="0"/>
                <w:sz w:val="16"/>
                <w:szCs w:val="16"/>
              </w:rPr>
            </w:pPr>
            <w:del w:id="680" w:author="Victor Morales" w:date="2018-08-12T11:23:00Z">
              <w:r w:rsidRPr="00B778A9" w:rsidDel="009A3AF7">
                <w:rPr>
                  <w:rFonts w:ascii="Courier New" w:hAnsi="Courier New" w:cs="Courier New"/>
                  <w:b w:val="0"/>
                  <w:sz w:val="16"/>
                  <w:szCs w:val="16"/>
                </w:rPr>
                <w:delText xml:space="preserve">               Días  de Capital    de Cobro              Cobro     Ejecución    </w:delText>
              </w:r>
            </w:del>
          </w:p>
          <w:p w:rsidR="00B778A9" w:rsidRPr="00B778A9" w:rsidDel="009A3AF7" w:rsidRDefault="00B778A9" w:rsidP="00B778A9">
            <w:pPr>
              <w:pStyle w:val="TableContents"/>
              <w:jc w:val="both"/>
              <w:rPr>
                <w:del w:id="681" w:author="Victor Morales" w:date="2018-08-12T11:23:00Z"/>
                <w:rFonts w:ascii="Courier New" w:hAnsi="Courier New" w:cs="Courier New"/>
                <w:b w:val="0"/>
                <w:sz w:val="16"/>
                <w:szCs w:val="16"/>
              </w:rPr>
            </w:pPr>
            <w:del w:id="682" w:author="Victor Morales" w:date="2018-08-12T11:23:00Z">
              <w:r w:rsidRPr="00B778A9" w:rsidDel="009A3AF7">
                <w:rPr>
                  <w:rFonts w:ascii="Courier New" w:hAnsi="Courier New" w:cs="Courier New"/>
                  <w:b w:val="0"/>
                  <w:sz w:val="16"/>
                  <w:szCs w:val="16"/>
                </w:rPr>
                <w:delText xml:space="preserve">                                                                                </w:delText>
              </w:r>
            </w:del>
          </w:p>
          <w:p w:rsidR="00B778A9" w:rsidRPr="00B778A9" w:rsidDel="009A3AF7" w:rsidRDefault="00B778A9" w:rsidP="00B778A9">
            <w:pPr>
              <w:pStyle w:val="TableContents"/>
              <w:jc w:val="both"/>
              <w:rPr>
                <w:del w:id="683" w:author="Victor Morales" w:date="2018-08-12T11:23:00Z"/>
                <w:rFonts w:ascii="Courier New" w:hAnsi="Courier New" w:cs="Courier New"/>
                <w:b w:val="0"/>
                <w:sz w:val="16"/>
                <w:szCs w:val="16"/>
              </w:rPr>
            </w:pPr>
            <w:del w:id="684" w:author="Victor Morales" w:date="2018-08-12T11:23:00Z">
              <w:r w:rsidRPr="00B778A9"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_</w:delText>
              </w:r>
              <w:r w:rsidRPr="00B778A9" w:rsidDel="009A3AF7">
                <w:rPr>
                  <w:rFonts w:ascii="Courier New" w:hAnsi="Courier New" w:cs="Courier New"/>
                  <w:b w:val="0"/>
                  <w:sz w:val="16"/>
                  <w:szCs w:val="16"/>
                </w:rPr>
                <w:delText xml:space="preserve">     1         60     33.00 %      5.00 %           2,000.00             1    </w:delText>
              </w:r>
            </w:del>
          </w:p>
          <w:p w:rsidR="00B778A9" w:rsidRPr="00B778A9" w:rsidDel="009A3AF7" w:rsidRDefault="00B778A9" w:rsidP="00B778A9">
            <w:pPr>
              <w:pStyle w:val="TableContents"/>
              <w:jc w:val="both"/>
              <w:rPr>
                <w:del w:id="685" w:author="Victor Morales" w:date="2018-08-12T11:23:00Z"/>
                <w:rFonts w:ascii="Courier New" w:hAnsi="Courier New" w:cs="Courier New"/>
                <w:b w:val="0"/>
                <w:sz w:val="16"/>
                <w:szCs w:val="16"/>
              </w:rPr>
            </w:pPr>
            <w:del w:id="686" w:author="Victor Morales" w:date="2018-08-12T11:23:00Z">
              <w:r w:rsidRPr="00B778A9"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_</w:delText>
              </w:r>
              <w:r w:rsidRPr="00B778A9" w:rsidDel="009A3AF7">
                <w:rPr>
                  <w:rFonts w:ascii="Courier New" w:hAnsi="Courier New" w:cs="Courier New"/>
                  <w:b w:val="0"/>
                  <w:sz w:val="16"/>
                  <w:szCs w:val="16"/>
                </w:rPr>
                <w:delText xml:space="preserve">     2        120     66.00 %      5.00 %           2,000.00             3    </w:delText>
              </w:r>
            </w:del>
          </w:p>
          <w:p w:rsidR="00B778A9" w:rsidRPr="00B778A9" w:rsidDel="009A3AF7" w:rsidRDefault="00B778A9" w:rsidP="00B778A9">
            <w:pPr>
              <w:pStyle w:val="TableContents"/>
              <w:jc w:val="both"/>
              <w:rPr>
                <w:del w:id="687" w:author="Victor Morales" w:date="2018-08-12T11:23:00Z"/>
                <w:rFonts w:ascii="Courier New" w:hAnsi="Courier New" w:cs="Courier New"/>
                <w:b w:val="0"/>
                <w:sz w:val="16"/>
                <w:szCs w:val="16"/>
              </w:rPr>
            </w:pPr>
            <w:del w:id="688" w:author="Victor Morales" w:date="2018-08-12T11:23:00Z">
              <w:r w:rsidRPr="00B778A9"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_</w:delText>
              </w:r>
              <w:r w:rsidRPr="00B778A9" w:rsidDel="009A3AF7">
                <w:rPr>
                  <w:rFonts w:ascii="Courier New" w:hAnsi="Courier New" w:cs="Courier New"/>
                  <w:b w:val="0"/>
                  <w:sz w:val="16"/>
                  <w:szCs w:val="16"/>
                </w:rPr>
                <w:delText xml:space="preserve">     3        180    100.00 %     10.00 %           2,000.00             4    </w:delText>
              </w:r>
            </w:del>
          </w:p>
          <w:p w:rsidR="00B778A9" w:rsidRPr="00B778A9" w:rsidDel="009A3AF7" w:rsidRDefault="00B778A9" w:rsidP="00B778A9">
            <w:pPr>
              <w:pStyle w:val="TableContents"/>
              <w:jc w:val="both"/>
              <w:rPr>
                <w:del w:id="689" w:author="Victor Morales" w:date="2018-08-12T11:23:00Z"/>
                <w:rFonts w:ascii="Courier New" w:hAnsi="Courier New" w:cs="Courier New"/>
                <w:b w:val="0"/>
                <w:sz w:val="16"/>
                <w:szCs w:val="16"/>
              </w:rPr>
            </w:pPr>
            <w:del w:id="690" w:author="Victor Morales" w:date="2018-08-12T11:23:00Z">
              <w:r w:rsidRPr="00B778A9" w:rsidDel="009A3AF7">
                <w:rPr>
                  <w:rFonts w:ascii="Courier New" w:hAnsi="Courier New" w:cs="Courier New"/>
                  <w:b w:val="0"/>
                  <w:sz w:val="16"/>
                  <w:szCs w:val="16"/>
                </w:rPr>
                <w:delText xml:space="preserve">  </w:delText>
              </w:r>
              <w:r w:rsidDel="009A3AF7">
                <w:rPr>
                  <w:rFonts w:ascii="Courier New" w:hAnsi="Courier New" w:cs="Courier New"/>
                  <w:b w:val="0"/>
                  <w:sz w:val="16"/>
                  <w:szCs w:val="16"/>
                </w:rPr>
                <w:delText>_</w:delText>
              </w:r>
              <w:r w:rsidRPr="00B778A9" w:rsidDel="009A3AF7">
                <w:rPr>
                  <w:rFonts w:ascii="Courier New" w:hAnsi="Courier New" w:cs="Courier New"/>
                  <w:b w:val="0"/>
                  <w:sz w:val="16"/>
                  <w:szCs w:val="16"/>
                </w:rPr>
                <w:delText xml:space="preserve">    12        120     30.00 %     30.00 %           4,000.00             2    </w:delText>
              </w:r>
            </w:del>
          </w:p>
          <w:p w:rsidR="00B778A9" w:rsidRPr="00B778A9" w:rsidDel="009A3AF7" w:rsidRDefault="00B778A9" w:rsidP="00B778A9">
            <w:pPr>
              <w:pStyle w:val="TableContents"/>
              <w:jc w:val="both"/>
              <w:rPr>
                <w:del w:id="691" w:author="Victor Morales" w:date="2018-08-12T11:23:00Z"/>
                <w:rFonts w:ascii="Courier New" w:hAnsi="Courier New" w:cs="Courier New"/>
                <w:b w:val="0"/>
                <w:sz w:val="16"/>
                <w:szCs w:val="16"/>
              </w:rPr>
            </w:pPr>
            <w:del w:id="692" w:author="Victor Morales" w:date="2018-08-12T11:23:00Z">
              <w:r w:rsidRPr="00B778A9" w:rsidDel="009A3AF7">
                <w:rPr>
                  <w:rFonts w:ascii="Courier New" w:hAnsi="Courier New" w:cs="Courier New"/>
                  <w:b w:val="0"/>
                  <w:sz w:val="16"/>
                  <w:szCs w:val="16"/>
                </w:rPr>
                <w:delText xml:space="preserve">                                                                                </w:delText>
              </w:r>
            </w:del>
          </w:p>
          <w:p w:rsidR="00B778A9" w:rsidRPr="00B778A9" w:rsidDel="009A3AF7" w:rsidRDefault="00B778A9" w:rsidP="00B778A9">
            <w:pPr>
              <w:pStyle w:val="TableContents"/>
              <w:jc w:val="both"/>
              <w:rPr>
                <w:del w:id="693" w:author="Victor Morales" w:date="2018-08-12T11:23:00Z"/>
                <w:rFonts w:ascii="Courier New" w:hAnsi="Courier New" w:cs="Courier New"/>
                <w:b w:val="0"/>
                <w:sz w:val="16"/>
                <w:szCs w:val="16"/>
              </w:rPr>
            </w:pPr>
            <w:del w:id="694" w:author="Victor Morales" w:date="2018-08-12T11:23:00Z">
              <w:r w:rsidRPr="00B778A9" w:rsidDel="009A3AF7">
                <w:rPr>
                  <w:rFonts w:ascii="Courier New" w:hAnsi="Courier New" w:cs="Courier New"/>
                  <w:b w:val="0"/>
                  <w:sz w:val="16"/>
                  <w:szCs w:val="16"/>
                </w:rPr>
                <w:delText xml:space="preserve">                                                                                </w:delText>
              </w:r>
            </w:del>
          </w:p>
          <w:p w:rsidR="00B778A9" w:rsidRPr="00B778A9" w:rsidDel="009A3AF7" w:rsidRDefault="00B778A9" w:rsidP="00B778A9">
            <w:pPr>
              <w:pStyle w:val="TableContents"/>
              <w:jc w:val="both"/>
              <w:rPr>
                <w:del w:id="695" w:author="Victor Morales" w:date="2018-08-12T11:23:00Z"/>
                <w:rFonts w:ascii="Courier New" w:hAnsi="Courier New" w:cs="Courier New"/>
                <w:b w:val="0"/>
                <w:sz w:val="16"/>
                <w:szCs w:val="16"/>
              </w:rPr>
            </w:pPr>
            <w:del w:id="696" w:author="Victor Morales" w:date="2018-08-12T11:23:00Z">
              <w:r w:rsidRPr="00B778A9" w:rsidDel="009A3AF7">
                <w:rPr>
                  <w:rFonts w:ascii="Courier New" w:hAnsi="Courier New" w:cs="Courier New"/>
                  <w:b w:val="0"/>
                  <w:sz w:val="16"/>
                  <w:szCs w:val="16"/>
                </w:rPr>
                <w:delText xml:space="preserve">                                                                                </w:delText>
              </w:r>
            </w:del>
          </w:p>
          <w:p w:rsidR="00B778A9" w:rsidRPr="00B778A9" w:rsidDel="009A3AF7" w:rsidRDefault="00B778A9" w:rsidP="00B778A9">
            <w:pPr>
              <w:pStyle w:val="TableContents"/>
              <w:jc w:val="both"/>
              <w:rPr>
                <w:del w:id="697" w:author="Victor Morales" w:date="2018-08-12T11:23:00Z"/>
                <w:rFonts w:ascii="Courier New" w:hAnsi="Courier New" w:cs="Courier New"/>
                <w:b w:val="0"/>
                <w:sz w:val="16"/>
                <w:szCs w:val="16"/>
              </w:rPr>
            </w:pPr>
            <w:del w:id="698" w:author="Victor Morales" w:date="2018-08-12T11:23:00Z">
              <w:r w:rsidRPr="00B778A9" w:rsidDel="009A3AF7">
                <w:rPr>
                  <w:rFonts w:ascii="Courier New" w:hAnsi="Courier New" w:cs="Courier New"/>
                  <w:b w:val="0"/>
                  <w:sz w:val="16"/>
                  <w:szCs w:val="16"/>
                </w:rPr>
                <w:delText xml:space="preserve">                                                                                </w:delText>
              </w:r>
            </w:del>
          </w:p>
          <w:p w:rsidR="00B778A9" w:rsidRPr="00B778A9" w:rsidDel="009A3AF7" w:rsidRDefault="00B778A9" w:rsidP="00B778A9">
            <w:pPr>
              <w:pStyle w:val="TableContents"/>
              <w:jc w:val="both"/>
              <w:rPr>
                <w:del w:id="699" w:author="Victor Morales" w:date="2018-08-12T11:23:00Z"/>
                <w:rFonts w:ascii="Courier New" w:hAnsi="Courier New" w:cs="Courier New"/>
                <w:b w:val="0"/>
                <w:sz w:val="16"/>
                <w:szCs w:val="16"/>
              </w:rPr>
            </w:pPr>
            <w:del w:id="700" w:author="Victor Morales" w:date="2018-08-12T11:23:00Z">
              <w:r w:rsidRPr="00B778A9" w:rsidDel="009A3AF7">
                <w:rPr>
                  <w:rFonts w:ascii="Courier New" w:hAnsi="Courier New" w:cs="Courier New"/>
                  <w:b w:val="0"/>
                  <w:sz w:val="16"/>
                  <w:szCs w:val="16"/>
                </w:rPr>
                <w:delText xml:space="preserve">                                                                                </w:delText>
              </w:r>
            </w:del>
          </w:p>
          <w:p w:rsidR="00B778A9" w:rsidRPr="00B778A9" w:rsidDel="009A3AF7" w:rsidRDefault="00B778A9" w:rsidP="00B778A9">
            <w:pPr>
              <w:pStyle w:val="TableContents"/>
              <w:jc w:val="both"/>
              <w:rPr>
                <w:del w:id="701" w:author="Victor Morales" w:date="2018-08-12T11:23:00Z"/>
                <w:rFonts w:ascii="Courier New" w:hAnsi="Courier New" w:cs="Courier New"/>
                <w:b w:val="0"/>
                <w:sz w:val="16"/>
                <w:szCs w:val="16"/>
              </w:rPr>
            </w:pPr>
            <w:del w:id="702" w:author="Victor Morales" w:date="2018-08-12T11:23:00Z">
              <w:r w:rsidRPr="00B778A9" w:rsidDel="009A3AF7">
                <w:rPr>
                  <w:rFonts w:ascii="Courier New" w:hAnsi="Courier New" w:cs="Courier New"/>
                  <w:b w:val="0"/>
                  <w:sz w:val="16"/>
                  <w:szCs w:val="16"/>
                </w:rPr>
                <w:delText xml:space="preserve">                                                                          Final </w:delText>
              </w:r>
            </w:del>
          </w:p>
          <w:p w:rsidR="00B778A9" w:rsidRPr="00B778A9" w:rsidDel="009A3AF7" w:rsidRDefault="00B778A9" w:rsidP="00B778A9">
            <w:pPr>
              <w:pStyle w:val="TableContents"/>
              <w:jc w:val="both"/>
              <w:rPr>
                <w:del w:id="703" w:author="Victor Morales" w:date="2018-08-12T11:23:00Z"/>
                <w:rFonts w:ascii="Courier New" w:hAnsi="Courier New" w:cs="Courier New"/>
                <w:b w:val="0"/>
                <w:sz w:val="16"/>
                <w:szCs w:val="16"/>
              </w:rPr>
            </w:pPr>
            <w:del w:id="704" w:author="Victor Morales" w:date="2018-08-12T11:23:00Z">
              <w:r w:rsidRPr="00B778A9" w:rsidDel="009A3AF7">
                <w:rPr>
                  <w:rFonts w:ascii="Courier New" w:hAnsi="Courier New" w:cs="Courier New"/>
                  <w:b w:val="0"/>
                  <w:sz w:val="16"/>
                  <w:szCs w:val="16"/>
                </w:rPr>
                <w:delText xml:space="preserve">                                                                                </w:delText>
              </w:r>
            </w:del>
          </w:p>
          <w:p w:rsidR="00B778A9" w:rsidRPr="00B778A9" w:rsidDel="009A3AF7" w:rsidRDefault="00B778A9" w:rsidP="00B778A9">
            <w:pPr>
              <w:pStyle w:val="TableContents"/>
              <w:jc w:val="both"/>
              <w:rPr>
                <w:del w:id="705" w:author="Victor Morales" w:date="2018-08-12T11:23:00Z"/>
                <w:rFonts w:ascii="Courier New" w:hAnsi="Courier New" w:cs="Courier New"/>
                <w:b w:val="0"/>
                <w:sz w:val="16"/>
                <w:szCs w:val="16"/>
              </w:rPr>
            </w:pPr>
            <w:del w:id="706" w:author="Victor Morales" w:date="2018-08-12T11:23:00Z">
              <w:r w:rsidRPr="00B778A9" w:rsidDel="009A3AF7">
                <w:rPr>
                  <w:rFonts w:ascii="Courier New" w:hAnsi="Courier New" w:cs="Courier New"/>
                  <w:b w:val="0"/>
                  <w:sz w:val="16"/>
                  <w:szCs w:val="16"/>
                </w:rPr>
                <w:delText xml:space="preserve"> AvPág=Página Siguiente. F6=Agregar.                                            </w:delText>
              </w:r>
            </w:del>
          </w:p>
          <w:p w:rsidR="00B778A9" w:rsidRPr="00B778A9" w:rsidDel="009A3AF7" w:rsidRDefault="00B778A9" w:rsidP="00B778A9">
            <w:pPr>
              <w:pStyle w:val="TableContents"/>
              <w:jc w:val="both"/>
              <w:rPr>
                <w:del w:id="707" w:author="Victor Morales" w:date="2018-08-12T11:23:00Z"/>
                <w:rFonts w:ascii="Courier New" w:hAnsi="Courier New" w:cs="Courier New"/>
                <w:b w:val="0"/>
                <w:sz w:val="16"/>
                <w:szCs w:val="16"/>
              </w:rPr>
            </w:pPr>
            <w:del w:id="708" w:author="Victor Morales" w:date="2018-08-12T11:23:00Z">
              <w:r w:rsidRPr="00B778A9" w:rsidDel="009A3AF7">
                <w:rPr>
                  <w:rFonts w:ascii="Courier New" w:hAnsi="Courier New" w:cs="Courier New"/>
                  <w:b w:val="0"/>
                  <w:sz w:val="16"/>
                  <w:szCs w:val="16"/>
                </w:rPr>
                <w:delText xml:space="preserve"> RePág=Página Anterior.  F15=Clasificar Código.                                 </w:delText>
              </w:r>
            </w:del>
          </w:p>
          <w:p w:rsidR="00B778A9" w:rsidDel="009A3AF7" w:rsidRDefault="00B778A9" w:rsidP="00B778A9">
            <w:pPr>
              <w:pStyle w:val="TableContents"/>
              <w:jc w:val="both"/>
              <w:rPr>
                <w:del w:id="709" w:author="Victor Morales" w:date="2018-08-12T11:23:00Z"/>
              </w:rPr>
            </w:pPr>
            <w:del w:id="710" w:author="Victor Morales" w:date="2018-08-12T11:23:00Z">
              <w:r w:rsidRPr="00B778A9" w:rsidDel="009A3AF7">
                <w:rPr>
                  <w:rFonts w:ascii="Courier New" w:hAnsi="Courier New" w:cs="Courier New"/>
                  <w:b w:val="0"/>
                  <w:sz w:val="16"/>
                  <w:szCs w:val="16"/>
                </w:rPr>
                <w:delText xml:space="preserve"> AYUDA=Texto de Ayuda.                                  F3=Salir, F12=Cancelar.</w:delText>
              </w:r>
            </w:del>
          </w:p>
        </w:tc>
      </w:tr>
    </w:tbl>
    <w:p w:rsidR="00B778A9" w:rsidDel="009A3AF7" w:rsidRDefault="00B778A9" w:rsidP="00D8364C">
      <w:pPr>
        <w:ind w:left="1440"/>
        <w:jc w:val="both"/>
        <w:rPr>
          <w:del w:id="711" w:author="Victor Morales" w:date="2018-08-12T11:23:00Z"/>
          <w:b w:val="0"/>
        </w:rPr>
      </w:pPr>
    </w:p>
    <w:tbl>
      <w:tblPr>
        <w:tblW w:w="7797"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Grid>
        <w:gridCol w:w="7797"/>
      </w:tblGrid>
      <w:tr w:rsidR="00B778A9" w:rsidDel="009A3AF7" w:rsidTr="00311B2A">
        <w:trPr>
          <w:del w:id="712" w:author="Victor Morales" w:date="2018-08-12T11:23:00Z"/>
        </w:trPr>
        <w:tc>
          <w:tcPr>
            <w:tcW w:w="7797" w:type="dxa"/>
            <w:shd w:val="clear" w:color="auto" w:fill="auto"/>
          </w:tcPr>
          <w:p w:rsidR="00C643CB" w:rsidRPr="00C643CB" w:rsidDel="009A3AF7" w:rsidRDefault="00C643CB" w:rsidP="00C643CB">
            <w:pPr>
              <w:pStyle w:val="TableContents"/>
              <w:jc w:val="both"/>
              <w:rPr>
                <w:del w:id="713" w:author="Victor Morales" w:date="2018-08-12T11:23:00Z"/>
                <w:rFonts w:ascii="Courier New" w:hAnsi="Courier New" w:cs="Courier New"/>
                <w:b w:val="0"/>
                <w:sz w:val="16"/>
                <w:szCs w:val="16"/>
              </w:rPr>
            </w:pPr>
            <w:del w:id="714" w:author="Victor Morales" w:date="2018-08-12T11:23:00Z">
              <w:r w:rsidRPr="00C643CB" w:rsidDel="009A3AF7">
                <w:rPr>
                  <w:rFonts w:ascii="Courier New" w:hAnsi="Courier New" w:cs="Courier New"/>
                  <w:b w:val="0"/>
                  <w:sz w:val="16"/>
                  <w:szCs w:val="16"/>
                </w:rPr>
                <w:delText xml:space="preserve">Prestamos                                                             - Byte - </w:delText>
              </w:r>
            </w:del>
          </w:p>
          <w:p w:rsidR="00C643CB" w:rsidRPr="00C643CB" w:rsidDel="009A3AF7" w:rsidRDefault="00C643CB" w:rsidP="00C643CB">
            <w:pPr>
              <w:pStyle w:val="TableContents"/>
              <w:jc w:val="both"/>
              <w:rPr>
                <w:del w:id="715" w:author="Victor Morales" w:date="2018-08-12T11:23:00Z"/>
                <w:rFonts w:ascii="Courier New" w:hAnsi="Courier New" w:cs="Courier New"/>
                <w:b w:val="0"/>
                <w:sz w:val="16"/>
                <w:szCs w:val="16"/>
              </w:rPr>
            </w:pPr>
            <w:del w:id="716" w:author="Victor Morales" w:date="2018-08-12T11:23:00Z">
              <w:r w:rsidRPr="00C643CB" w:rsidDel="009A3AF7">
                <w:rPr>
                  <w:rFonts w:ascii="Courier New" w:hAnsi="Courier New" w:cs="Courier New"/>
                  <w:b w:val="0"/>
                  <w:sz w:val="16"/>
                  <w:szCs w:val="16"/>
                </w:rPr>
                <w:delText xml:space="preserve"> DESARROLLO BANPAIS                   </w:delText>
              </w:r>
              <w:r w:rsidDel="009A3AF7">
                <w:rPr>
                  <w:rFonts w:ascii="Courier New" w:hAnsi="Courier New" w:cs="Courier New"/>
                  <w:b w:val="0"/>
                  <w:sz w:val="16"/>
                  <w:szCs w:val="16"/>
                </w:rPr>
                <w:delText xml:space="preserve">                       Fecha: 27</w:delText>
              </w:r>
              <w:r w:rsidRPr="00C643CB" w:rsidDel="009A3AF7">
                <w:rPr>
                  <w:rFonts w:ascii="Courier New" w:hAnsi="Courier New" w:cs="Courier New"/>
                  <w:b w:val="0"/>
                  <w:sz w:val="16"/>
                  <w:szCs w:val="16"/>
                </w:rPr>
                <w:delText xml:space="preserve">/Ene/2017 </w:delText>
              </w:r>
            </w:del>
          </w:p>
          <w:p w:rsidR="00C643CB" w:rsidRPr="00C643CB" w:rsidDel="009A3AF7" w:rsidRDefault="00C643CB" w:rsidP="00C643CB">
            <w:pPr>
              <w:pStyle w:val="TableContents"/>
              <w:jc w:val="both"/>
              <w:rPr>
                <w:del w:id="717" w:author="Victor Morales" w:date="2018-08-12T11:23:00Z"/>
                <w:rFonts w:ascii="Courier New" w:hAnsi="Courier New" w:cs="Courier New"/>
                <w:b w:val="0"/>
                <w:sz w:val="16"/>
                <w:szCs w:val="16"/>
              </w:rPr>
            </w:pPr>
            <w:del w:id="718" w:author="Victor Morales" w:date="2018-08-12T11:23:00Z">
              <w:r w:rsidRPr="00C643CB" w:rsidDel="009A3AF7">
                <w:rPr>
                  <w:rFonts w:ascii="Courier New" w:hAnsi="Courier New" w:cs="Courier New"/>
                  <w:b w:val="0"/>
                  <w:sz w:val="16"/>
                  <w:szCs w:val="16"/>
                </w:rPr>
                <w:delText xml:space="preserve"> Usuario: RFIGUEROA             Reglas de</w:delText>
              </w:r>
              <w:r w:rsidDel="009A3AF7">
                <w:rPr>
                  <w:rFonts w:ascii="Courier New" w:hAnsi="Courier New" w:cs="Courier New"/>
                  <w:b w:val="0"/>
                  <w:sz w:val="16"/>
                  <w:szCs w:val="16"/>
                </w:rPr>
                <w:delText xml:space="preserve"> Cobro              Hora.:    23</w:delText>
              </w:r>
              <w:r w:rsidRPr="00C643CB" w:rsidDel="009A3AF7">
                <w:rPr>
                  <w:rFonts w:ascii="Courier New" w:hAnsi="Courier New" w:cs="Courier New"/>
                  <w:b w:val="0"/>
                  <w:sz w:val="16"/>
                  <w:szCs w:val="16"/>
                </w:rPr>
                <w:delText xml:space="preserve">:23:47 </w:delText>
              </w:r>
            </w:del>
          </w:p>
          <w:p w:rsidR="00C643CB" w:rsidRPr="00C643CB" w:rsidDel="009A3AF7" w:rsidRDefault="00C643CB" w:rsidP="00C643CB">
            <w:pPr>
              <w:pStyle w:val="TableContents"/>
              <w:jc w:val="both"/>
              <w:rPr>
                <w:del w:id="719" w:author="Victor Morales" w:date="2018-08-12T11:23:00Z"/>
                <w:rFonts w:ascii="Courier New" w:hAnsi="Courier New" w:cs="Courier New"/>
                <w:b w:val="0"/>
                <w:sz w:val="16"/>
                <w:szCs w:val="16"/>
              </w:rPr>
            </w:pPr>
            <w:del w:id="720" w:author="Victor Morales" w:date="2018-08-12T11:23:00Z">
              <w:r w:rsidRPr="00C643CB" w:rsidDel="009A3AF7">
                <w:rPr>
                  <w:rFonts w:ascii="Courier New" w:hAnsi="Courier New" w:cs="Courier New"/>
                  <w:b w:val="0"/>
                  <w:sz w:val="16"/>
                  <w:szCs w:val="16"/>
                </w:rPr>
                <w:delText xml:space="preserve"> Programa: CAM00012             Parametrización              NvlPgm:         33 </w:delText>
              </w:r>
            </w:del>
          </w:p>
          <w:p w:rsidR="00C643CB" w:rsidRPr="00C643CB" w:rsidDel="009A3AF7" w:rsidRDefault="00C643CB" w:rsidP="00C643CB">
            <w:pPr>
              <w:pStyle w:val="TableContents"/>
              <w:jc w:val="both"/>
              <w:rPr>
                <w:del w:id="721" w:author="Victor Morales" w:date="2018-08-12T11:23:00Z"/>
                <w:rFonts w:ascii="Courier New" w:hAnsi="Courier New" w:cs="Courier New"/>
                <w:b w:val="0"/>
                <w:sz w:val="16"/>
                <w:szCs w:val="16"/>
              </w:rPr>
            </w:pPr>
            <w:del w:id="722" w:author="Victor Morales" w:date="2018-08-12T11:23:00Z">
              <w:r w:rsidRPr="00C643CB" w:rsidDel="009A3AF7">
                <w:rPr>
                  <w:rFonts w:ascii="Courier New" w:hAnsi="Courier New" w:cs="Courier New"/>
                  <w:b w:val="0"/>
                  <w:sz w:val="16"/>
                  <w:szCs w:val="16"/>
                </w:rPr>
                <w:delText xml:space="preserve">                                    CAMBIOS                                     </w:delText>
              </w:r>
            </w:del>
          </w:p>
          <w:p w:rsidR="00C643CB" w:rsidRPr="00C643CB" w:rsidDel="009A3AF7" w:rsidRDefault="00C643CB" w:rsidP="00C643CB">
            <w:pPr>
              <w:pStyle w:val="TableContents"/>
              <w:jc w:val="both"/>
              <w:rPr>
                <w:del w:id="723" w:author="Victor Morales" w:date="2018-08-12T11:23:00Z"/>
                <w:rFonts w:ascii="Courier New" w:hAnsi="Courier New" w:cs="Courier New"/>
                <w:b w:val="0"/>
                <w:sz w:val="16"/>
                <w:szCs w:val="16"/>
              </w:rPr>
            </w:pPr>
            <w:del w:id="724" w:author="Victor Morales" w:date="2018-08-12T11:23:00Z">
              <w:r w:rsidRPr="00C643CB" w:rsidDel="009A3AF7">
                <w:rPr>
                  <w:rFonts w:ascii="Courier New" w:hAnsi="Courier New" w:cs="Courier New"/>
                  <w:b w:val="0"/>
                  <w:sz w:val="16"/>
                  <w:szCs w:val="16"/>
                </w:rPr>
                <w:delText xml:space="preserve"> C</w:delText>
              </w:r>
            </w:del>
            <w:ins w:id="725" w:author="Renato Figueroa" w:date="2017-03-16T10:09:00Z">
              <w:del w:id="726" w:author="Victor Morales" w:date="2018-08-12T11:23:00Z">
                <w:r w:rsidR="00E94494" w:rsidDel="009A3AF7">
                  <w:rPr>
                    <w:rFonts w:ascii="Courier New" w:hAnsi="Courier New" w:cs="Courier New"/>
                    <w:b w:val="0"/>
                    <w:sz w:val="16"/>
                    <w:szCs w:val="16"/>
                  </w:rPr>
                  <w:delText>ó</w:delText>
                </w:r>
              </w:del>
            </w:ins>
            <w:del w:id="727" w:author="Victor Morales" w:date="2018-08-12T11:23:00Z">
              <w:r w:rsidRPr="00C643CB" w:rsidDel="009A3AF7">
                <w:rPr>
                  <w:rFonts w:ascii="Courier New" w:hAnsi="Courier New" w:cs="Courier New"/>
                  <w:b w:val="0"/>
                  <w:sz w:val="16"/>
                  <w:szCs w:val="16"/>
                </w:rPr>
                <w:delText>odig</w:delText>
              </w:r>
            </w:del>
            <w:ins w:id="728" w:author="Renato Figueroa" w:date="2017-03-16T10:09:00Z">
              <w:del w:id="729" w:author="Victor Morales" w:date="2018-08-12T11:23:00Z">
                <w:r w:rsidR="00E94494" w:rsidDel="009A3AF7">
                  <w:rPr>
                    <w:rFonts w:ascii="Courier New" w:hAnsi="Courier New" w:cs="Courier New"/>
                    <w:b w:val="0"/>
                    <w:sz w:val="16"/>
                    <w:szCs w:val="16"/>
                  </w:rPr>
                  <w:delText>o</w:delText>
                </w:r>
              </w:del>
            </w:ins>
            <w:del w:id="730" w:author="Victor Morales" w:date="2018-08-12T11:23:00Z">
              <w:r w:rsidRPr="00C643CB" w:rsidDel="009A3AF7">
                <w:rPr>
                  <w:rFonts w:ascii="Courier New" w:hAnsi="Courier New" w:cs="Courier New"/>
                  <w:b w:val="0"/>
                  <w:sz w:val="16"/>
                  <w:szCs w:val="16"/>
                </w:rPr>
                <w:delText xml:space="preserve">ó Clasificación: 1     DE 1-2 MESES/1K A 10K VENTAS                       </w:delText>
              </w:r>
            </w:del>
          </w:p>
          <w:p w:rsidR="00C643CB" w:rsidRPr="00C643CB" w:rsidDel="009A3AF7" w:rsidRDefault="00C643CB" w:rsidP="00C643CB">
            <w:pPr>
              <w:pStyle w:val="TableContents"/>
              <w:jc w:val="both"/>
              <w:rPr>
                <w:del w:id="731" w:author="Victor Morales" w:date="2018-08-12T11:23:00Z"/>
                <w:rFonts w:ascii="Courier New" w:hAnsi="Courier New" w:cs="Courier New"/>
                <w:b w:val="0"/>
                <w:sz w:val="16"/>
                <w:szCs w:val="16"/>
              </w:rPr>
            </w:pPr>
            <w:del w:id="732" w:author="Victor Morales" w:date="2018-08-12T11:23:00Z">
              <w:r w:rsidRPr="00C643CB" w:rsidDel="009A3AF7">
                <w:rPr>
                  <w:rFonts w:ascii="Courier New" w:hAnsi="Courier New" w:cs="Courier New"/>
                  <w:b w:val="0"/>
                  <w:sz w:val="16"/>
                  <w:szCs w:val="16"/>
                </w:rPr>
                <w:delText xml:space="preserve">                                                                                </w:delText>
              </w:r>
            </w:del>
          </w:p>
          <w:p w:rsidR="00C643CB" w:rsidRPr="00C643CB" w:rsidDel="009A3AF7" w:rsidRDefault="00C643CB" w:rsidP="00C643CB">
            <w:pPr>
              <w:pStyle w:val="TableContents"/>
              <w:jc w:val="both"/>
              <w:rPr>
                <w:del w:id="733" w:author="Victor Morales" w:date="2018-08-12T11:23:00Z"/>
                <w:rFonts w:ascii="Courier New" w:hAnsi="Courier New" w:cs="Courier New"/>
                <w:b w:val="0"/>
                <w:sz w:val="16"/>
                <w:szCs w:val="16"/>
              </w:rPr>
            </w:pPr>
            <w:del w:id="734" w:author="Victor Morales" w:date="2018-08-12T11:23:00Z">
              <w:r w:rsidRPr="00C643CB" w:rsidDel="009A3AF7">
                <w:rPr>
                  <w:rFonts w:ascii="Courier New" w:hAnsi="Courier New" w:cs="Courier New"/>
                  <w:b w:val="0"/>
                  <w:sz w:val="16"/>
                  <w:szCs w:val="16"/>
                </w:rPr>
                <w:delText xml:space="preserve">                                                                                </w:delText>
              </w:r>
            </w:del>
          </w:p>
          <w:p w:rsidR="00C643CB" w:rsidRPr="00C643CB" w:rsidDel="009A3AF7" w:rsidRDefault="00C643CB" w:rsidP="00C643CB">
            <w:pPr>
              <w:pStyle w:val="TableContents"/>
              <w:jc w:val="both"/>
              <w:rPr>
                <w:del w:id="735" w:author="Victor Morales" w:date="2018-08-12T11:23:00Z"/>
                <w:rFonts w:ascii="Courier New" w:hAnsi="Courier New" w:cs="Courier New"/>
                <w:b w:val="0"/>
                <w:sz w:val="16"/>
                <w:szCs w:val="16"/>
              </w:rPr>
            </w:pPr>
            <w:del w:id="736" w:author="Victor Morales" w:date="2018-08-12T11:23:00Z">
              <w:r w:rsidRPr="00C643CB" w:rsidDel="009A3AF7">
                <w:rPr>
                  <w:rFonts w:ascii="Courier New" w:hAnsi="Courier New" w:cs="Courier New"/>
                  <w:b w:val="0"/>
                  <w:sz w:val="16"/>
                  <w:szCs w:val="16"/>
                </w:rPr>
                <w:delText xml:space="preserve">        Código Regla de Cobro .:     1                                          </w:delText>
              </w:r>
            </w:del>
          </w:p>
          <w:p w:rsidR="00C643CB" w:rsidRPr="00C643CB" w:rsidDel="009A3AF7" w:rsidRDefault="00C643CB" w:rsidP="00C643CB">
            <w:pPr>
              <w:pStyle w:val="TableContents"/>
              <w:jc w:val="both"/>
              <w:rPr>
                <w:del w:id="737" w:author="Victor Morales" w:date="2018-08-12T11:23:00Z"/>
                <w:rFonts w:ascii="Courier New" w:hAnsi="Courier New" w:cs="Courier New"/>
                <w:b w:val="0"/>
                <w:sz w:val="16"/>
                <w:szCs w:val="16"/>
              </w:rPr>
            </w:pPr>
            <w:del w:id="738" w:author="Victor Morales" w:date="2018-08-12T11:23:00Z">
              <w:r w:rsidRPr="00C643CB" w:rsidDel="009A3AF7">
                <w:rPr>
                  <w:rFonts w:ascii="Courier New" w:hAnsi="Courier New" w:cs="Courier New"/>
                  <w:b w:val="0"/>
                  <w:sz w:val="16"/>
                  <w:szCs w:val="16"/>
                </w:rPr>
                <w:delText xml:space="preserve">        Límite de Días. . . . .:    60                                          </w:delText>
              </w:r>
            </w:del>
          </w:p>
          <w:p w:rsidR="00C643CB" w:rsidRPr="00C643CB" w:rsidDel="009A3AF7" w:rsidRDefault="00C643CB" w:rsidP="00C643CB">
            <w:pPr>
              <w:pStyle w:val="TableContents"/>
              <w:jc w:val="both"/>
              <w:rPr>
                <w:del w:id="739" w:author="Victor Morales" w:date="2018-08-12T11:23:00Z"/>
                <w:rFonts w:ascii="Courier New" w:hAnsi="Courier New" w:cs="Courier New"/>
                <w:b w:val="0"/>
                <w:sz w:val="16"/>
                <w:szCs w:val="16"/>
              </w:rPr>
            </w:pPr>
            <w:del w:id="740" w:author="Victor Morales" w:date="2018-08-12T11:23:00Z">
              <w:r w:rsidRPr="00C643CB" w:rsidDel="009A3AF7">
                <w:rPr>
                  <w:rFonts w:ascii="Courier New" w:hAnsi="Courier New" w:cs="Courier New"/>
                  <w:b w:val="0"/>
                  <w:sz w:val="16"/>
                  <w:szCs w:val="16"/>
                </w:rPr>
                <w:delText xml:space="preserve">        Porcentaje Capital. . .:  33.00 %                                       </w:delText>
              </w:r>
            </w:del>
          </w:p>
          <w:p w:rsidR="00C643CB" w:rsidRPr="00C643CB" w:rsidDel="009A3AF7" w:rsidRDefault="00C643CB" w:rsidP="00C643CB">
            <w:pPr>
              <w:pStyle w:val="TableContents"/>
              <w:jc w:val="both"/>
              <w:rPr>
                <w:del w:id="741" w:author="Victor Morales" w:date="2018-08-12T11:23:00Z"/>
                <w:rFonts w:ascii="Courier New" w:hAnsi="Courier New" w:cs="Courier New"/>
                <w:b w:val="0"/>
                <w:sz w:val="16"/>
                <w:szCs w:val="16"/>
              </w:rPr>
            </w:pPr>
            <w:del w:id="742" w:author="Victor Morales" w:date="2018-08-12T11:23:00Z">
              <w:r w:rsidRPr="00C643CB" w:rsidDel="009A3AF7">
                <w:rPr>
                  <w:rFonts w:ascii="Courier New" w:hAnsi="Courier New" w:cs="Courier New"/>
                  <w:b w:val="0"/>
                  <w:sz w:val="16"/>
                  <w:szCs w:val="16"/>
                </w:rPr>
                <w:delText xml:space="preserve">        Porcentaje de Cobro . .:   5.00 %                                       </w:delText>
              </w:r>
            </w:del>
          </w:p>
          <w:p w:rsidR="00C643CB" w:rsidRPr="00C643CB" w:rsidDel="009A3AF7" w:rsidRDefault="00C643CB" w:rsidP="00C643CB">
            <w:pPr>
              <w:pStyle w:val="TableContents"/>
              <w:jc w:val="both"/>
              <w:rPr>
                <w:del w:id="743" w:author="Victor Morales" w:date="2018-08-12T11:23:00Z"/>
                <w:rFonts w:ascii="Courier New" w:hAnsi="Courier New" w:cs="Courier New"/>
                <w:b w:val="0"/>
                <w:sz w:val="16"/>
                <w:szCs w:val="16"/>
              </w:rPr>
            </w:pPr>
            <w:del w:id="744" w:author="Victor Morales" w:date="2018-08-12T11:23:00Z">
              <w:r w:rsidRPr="00C643CB" w:rsidDel="009A3AF7">
                <w:rPr>
                  <w:rFonts w:ascii="Courier New" w:hAnsi="Courier New" w:cs="Courier New"/>
                  <w:b w:val="0"/>
                  <w:sz w:val="16"/>
                  <w:szCs w:val="16"/>
                </w:rPr>
                <w:delText xml:space="preserve">        Máximo de Cobro . . . .:          2,000.00                              </w:delText>
              </w:r>
            </w:del>
          </w:p>
          <w:p w:rsidR="00C643CB" w:rsidRPr="00C643CB" w:rsidDel="009A3AF7" w:rsidRDefault="00C643CB" w:rsidP="00C643CB">
            <w:pPr>
              <w:pStyle w:val="TableContents"/>
              <w:jc w:val="both"/>
              <w:rPr>
                <w:del w:id="745" w:author="Victor Morales" w:date="2018-08-12T11:23:00Z"/>
                <w:rFonts w:ascii="Courier New" w:hAnsi="Courier New" w:cs="Courier New"/>
                <w:b w:val="0"/>
                <w:sz w:val="16"/>
                <w:szCs w:val="16"/>
              </w:rPr>
            </w:pPr>
            <w:del w:id="746" w:author="Victor Morales" w:date="2018-08-12T11:23:00Z">
              <w:r w:rsidRPr="00C643CB" w:rsidDel="009A3AF7">
                <w:rPr>
                  <w:rFonts w:ascii="Courier New" w:hAnsi="Courier New" w:cs="Courier New"/>
                  <w:b w:val="0"/>
                  <w:sz w:val="16"/>
                  <w:szCs w:val="16"/>
                </w:rPr>
                <w:delText xml:space="preserve">        Ajustar Mínimo de Cobro: S (S=Sí, N=No)                                 </w:delText>
              </w:r>
            </w:del>
          </w:p>
          <w:p w:rsidR="00C643CB" w:rsidRPr="00C643CB" w:rsidDel="009A3AF7" w:rsidRDefault="00C643CB" w:rsidP="00C643CB">
            <w:pPr>
              <w:pStyle w:val="TableContents"/>
              <w:jc w:val="both"/>
              <w:rPr>
                <w:del w:id="747" w:author="Victor Morales" w:date="2018-08-12T11:23:00Z"/>
                <w:rFonts w:ascii="Courier New" w:hAnsi="Courier New" w:cs="Courier New"/>
                <w:b w:val="0"/>
                <w:sz w:val="16"/>
                <w:szCs w:val="16"/>
              </w:rPr>
            </w:pPr>
            <w:del w:id="748" w:author="Victor Morales" w:date="2018-08-12T11:23:00Z">
              <w:r w:rsidRPr="00C643CB" w:rsidDel="009A3AF7">
                <w:rPr>
                  <w:rFonts w:ascii="Courier New" w:hAnsi="Courier New" w:cs="Courier New"/>
                  <w:b w:val="0"/>
                  <w:sz w:val="16"/>
                  <w:szCs w:val="16"/>
                </w:rPr>
                <w:delText xml:space="preserve">                                   (Capital/Días para Vencimiento)+Intereses    </w:delText>
              </w:r>
            </w:del>
          </w:p>
          <w:p w:rsidR="00C643CB" w:rsidRPr="00C643CB" w:rsidDel="009A3AF7" w:rsidRDefault="00C643CB" w:rsidP="00C643CB">
            <w:pPr>
              <w:pStyle w:val="TableContents"/>
              <w:jc w:val="both"/>
              <w:rPr>
                <w:del w:id="749" w:author="Victor Morales" w:date="2018-08-12T11:23:00Z"/>
                <w:rFonts w:ascii="Courier New" w:hAnsi="Courier New" w:cs="Courier New"/>
                <w:b w:val="0"/>
                <w:sz w:val="16"/>
                <w:szCs w:val="16"/>
              </w:rPr>
            </w:pPr>
            <w:del w:id="750" w:author="Victor Morales" w:date="2018-08-12T11:23:00Z">
              <w:r w:rsidRPr="00C643CB" w:rsidDel="009A3AF7">
                <w:rPr>
                  <w:rFonts w:ascii="Courier New" w:hAnsi="Courier New" w:cs="Courier New"/>
                  <w:b w:val="0"/>
                  <w:sz w:val="16"/>
                  <w:szCs w:val="16"/>
                </w:rPr>
                <w:delText xml:space="preserve">                                                                                </w:delText>
              </w:r>
            </w:del>
          </w:p>
          <w:p w:rsidR="00C643CB" w:rsidRPr="00C643CB" w:rsidDel="009A3AF7" w:rsidRDefault="00C643CB" w:rsidP="00C643CB">
            <w:pPr>
              <w:pStyle w:val="TableContents"/>
              <w:jc w:val="both"/>
              <w:rPr>
                <w:del w:id="751" w:author="Victor Morales" w:date="2018-08-12T11:23:00Z"/>
                <w:rFonts w:ascii="Courier New" w:hAnsi="Courier New" w:cs="Courier New"/>
                <w:b w:val="0"/>
                <w:sz w:val="16"/>
                <w:szCs w:val="16"/>
              </w:rPr>
            </w:pPr>
            <w:del w:id="752" w:author="Victor Morales" w:date="2018-08-12T11:23:00Z">
              <w:r w:rsidRPr="00C643CB" w:rsidDel="009A3AF7">
                <w:rPr>
                  <w:rFonts w:ascii="Courier New" w:hAnsi="Courier New" w:cs="Courier New"/>
                  <w:b w:val="0"/>
                  <w:sz w:val="16"/>
                  <w:szCs w:val="16"/>
                </w:rPr>
                <w:delText xml:space="preserve">        Cobro en Riesgo . . . .: N (S=Si/N=No)                                  </w:delText>
              </w:r>
            </w:del>
          </w:p>
          <w:p w:rsidR="00C643CB" w:rsidRPr="00C643CB" w:rsidDel="009A3AF7" w:rsidRDefault="00C643CB" w:rsidP="00C643CB">
            <w:pPr>
              <w:pStyle w:val="TableContents"/>
              <w:jc w:val="both"/>
              <w:rPr>
                <w:del w:id="753" w:author="Victor Morales" w:date="2018-08-12T11:23:00Z"/>
                <w:rFonts w:ascii="Courier New" w:hAnsi="Courier New" w:cs="Courier New"/>
                <w:b w:val="0"/>
                <w:sz w:val="16"/>
                <w:szCs w:val="16"/>
              </w:rPr>
            </w:pPr>
            <w:del w:id="754" w:author="Victor Morales" w:date="2018-08-12T11:23:00Z">
              <w:r w:rsidRPr="00C643CB" w:rsidDel="009A3AF7">
                <w:rPr>
                  <w:rFonts w:ascii="Courier New" w:hAnsi="Courier New" w:cs="Courier New"/>
                  <w:b w:val="0"/>
                  <w:sz w:val="16"/>
                  <w:szCs w:val="16"/>
                </w:rPr>
                <w:delText xml:space="preserve">        Reclasificar. . . . . .: S (S=Si/N=No)                                  </w:delText>
              </w:r>
            </w:del>
          </w:p>
          <w:p w:rsidR="00C643CB" w:rsidRPr="00C643CB" w:rsidDel="009A3AF7" w:rsidRDefault="00C643CB" w:rsidP="00C643CB">
            <w:pPr>
              <w:pStyle w:val="TableContents"/>
              <w:jc w:val="both"/>
              <w:rPr>
                <w:del w:id="755" w:author="Victor Morales" w:date="2018-08-12T11:23:00Z"/>
                <w:rFonts w:ascii="Courier New" w:hAnsi="Courier New" w:cs="Courier New"/>
                <w:b w:val="0"/>
                <w:sz w:val="16"/>
                <w:szCs w:val="16"/>
              </w:rPr>
            </w:pPr>
            <w:del w:id="756" w:author="Victor Morales" w:date="2018-08-12T11:23:00Z">
              <w:r w:rsidRPr="00C643CB" w:rsidDel="009A3AF7">
                <w:rPr>
                  <w:rFonts w:ascii="Courier New" w:hAnsi="Courier New" w:cs="Courier New"/>
                  <w:b w:val="0"/>
                  <w:sz w:val="16"/>
                  <w:szCs w:val="16"/>
                </w:rPr>
                <w:delText xml:space="preserve">        Prioridad de Ejecución.:     1                                          </w:delText>
              </w:r>
            </w:del>
          </w:p>
          <w:p w:rsidR="00C643CB" w:rsidRPr="00C643CB" w:rsidDel="009A3AF7" w:rsidRDefault="00C643CB" w:rsidP="00C643CB">
            <w:pPr>
              <w:pStyle w:val="TableContents"/>
              <w:jc w:val="both"/>
              <w:rPr>
                <w:del w:id="757" w:author="Victor Morales" w:date="2018-08-12T11:23:00Z"/>
                <w:rFonts w:ascii="Courier New" w:hAnsi="Courier New" w:cs="Courier New"/>
                <w:b w:val="0"/>
                <w:sz w:val="16"/>
                <w:szCs w:val="16"/>
              </w:rPr>
            </w:pPr>
            <w:del w:id="758" w:author="Victor Morales" w:date="2018-08-12T11:23:00Z">
              <w:r w:rsidRPr="00C643CB" w:rsidDel="009A3AF7">
                <w:rPr>
                  <w:rFonts w:ascii="Courier New" w:hAnsi="Courier New" w:cs="Courier New"/>
                  <w:b w:val="0"/>
                  <w:sz w:val="16"/>
                  <w:szCs w:val="16"/>
                </w:rPr>
                <w:delText xml:space="preserve">                                                                                </w:delText>
              </w:r>
            </w:del>
          </w:p>
          <w:p w:rsidR="00C643CB" w:rsidRPr="00C643CB" w:rsidDel="009A3AF7" w:rsidRDefault="00C643CB" w:rsidP="00C643CB">
            <w:pPr>
              <w:pStyle w:val="TableContents"/>
              <w:jc w:val="both"/>
              <w:rPr>
                <w:del w:id="759" w:author="Victor Morales" w:date="2018-08-12T11:23:00Z"/>
                <w:rFonts w:ascii="Courier New" w:hAnsi="Courier New" w:cs="Courier New"/>
                <w:b w:val="0"/>
                <w:sz w:val="16"/>
                <w:szCs w:val="16"/>
              </w:rPr>
            </w:pPr>
            <w:del w:id="760" w:author="Victor Morales" w:date="2018-08-12T11:23:00Z">
              <w:r w:rsidRPr="00C643CB" w:rsidDel="009A3AF7">
                <w:rPr>
                  <w:rFonts w:ascii="Courier New" w:hAnsi="Courier New" w:cs="Courier New"/>
                  <w:b w:val="0"/>
                  <w:sz w:val="16"/>
                  <w:szCs w:val="16"/>
                </w:rPr>
                <w:delText xml:space="preserve">                                                                                </w:delText>
              </w:r>
            </w:del>
          </w:p>
          <w:p w:rsidR="00C643CB" w:rsidRPr="00C643CB" w:rsidDel="009A3AF7" w:rsidRDefault="00C643CB" w:rsidP="00C643CB">
            <w:pPr>
              <w:pStyle w:val="TableContents"/>
              <w:jc w:val="both"/>
              <w:rPr>
                <w:del w:id="761" w:author="Victor Morales" w:date="2018-08-12T11:23:00Z"/>
                <w:rFonts w:ascii="Courier New" w:hAnsi="Courier New" w:cs="Courier New"/>
                <w:b w:val="0"/>
                <w:sz w:val="16"/>
                <w:szCs w:val="16"/>
              </w:rPr>
            </w:pPr>
            <w:del w:id="762" w:author="Victor Morales" w:date="2018-08-12T11:23:00Z">
              <w:r w:rsidRPr="00C643CB" w:rsidDel="009A3AF7">
                <w:rPr>
                  <w:rFonts w:ascii="Courier New" w:hAnsi="Courier New" w:cs="Courier New"/>
                  <w:b w:val="0"/>
                  <w:sz w:val="16"/>
                  <w:szCs w:val="16"/>
                </w:rPr>
                <w:delText xml:space="preserve">                                                                                </w:delText>
              </w:r>
            </w:del>
          </w:p>
          <w:p w:rsidR="00C643CB" w:rsidRPr="00C643CB" w:rsidDel="009A3AF7" w:rsidRDefault="00C643CB" w:rsidP="00C643CB">
            <w:pPr>
              <w:pStyle w:val="TableContents"/>
              <w:jc w:val="both"/>
              <w:rPr>
                <w:del w:id="763" w:author="Victor Morales" w:date="2018-08-12T11:23:00Z"/>
                <w:rFonts w:ascii="Courier New" w:hAnsi="Courier New" w:cs="Courier New"/>
                <w:b w:val="0"/>
                <w:sz w:val="16"/>
                <w:szCs w:val="16"/>
              </w:rPr>
            </w:pPr>
            <w:del w:id="764" w:author="Victor Morales" w:date="2018-08-12T11:23:00Z">
              <w:r w:rsidRPr="00C643CB" w:rsidDel="009A3AF7">
                <w:rPr>
                  <w:rFonts w:ascii="Courier New" w:hAnsi="Courier New" w:cs="Courier New"/>
                  <w:b w:val="0"/>
                  <w:sz w:val="16"/>
                  <w:szCs w:val="16"/>
                </w:rPr>
                <w:delText xml:space="preserve">                                 F10=Confirmar.                                 </w:delText>
              </w:r>
            </w:del>
          </w:p>
          <w:p w:rsidR="00B778A9" w:rsidDel="009A3AF7" w:rsidRDefault="00C643CB" w:rsidP="00C643CB">
            <w:pPr>
              <w:pStyle w:val="TableContents"/>
              <w:jc w:val="both"/>
              <w:rPr>
                <w:del w:id="765" w:author="Victor Morales" w:date="2018-08-12T11:23:00Z"/>
              </w:rPr>
            </w:pPr>
            <w:del w:id="766" w:author="Victor Morales" w:date="2018-08-12T11:23:00Z">
              <w:r w:rsidRPr="00C643CB" w:rsidDel="009A3AF7">
                <w:rPr>
                  <w:rFonts w:ascii="Courier New" w:hAnsi="Courier New" w:cs="Courier New"/>
                  <w:b w:val="0"/>
                  <w:sz w:val="16"/>
                  <w:szCs w:val="16"/>
                </w:rPr>
                <w:delText xml:space="preserve"> AYUDA=Texto de Ayuda.                                  F3=Salir, F12=Cancelar.</w:delText>
              </w:r>
            </w:del>
          </w:p>
        </w:tc>
      </w:tr>
    </w:tbl>
    <w:p w:rsidR="00B778A9" w:rsidDel="009A3AF7" w:rsidRDefault="00B778A9" w:rsidP="00D8364C">
      <w:pPr>
        <w:ind w:left="1440"/>
        <w:jc w:val="both"/>
        <w:rPr>
          <w:del w:id="767" w:author="Victor Morales" w:date="2018-08-12T11:23:00Z"/>
          <w:b w:val="0"/>
        </w:rPr>
      </w:pPr>
    </w:p>
    <w:p w:rsidR="00B778A9" w:rsidDel="009A3AF7" w:rsidRDefault="00B778A9" w:rsidP="00D8364C">
      <w:pPr>
        <w:ind w:left="1440"/>
        <w:jc w:val="both"/>
        <w:rPr>
          <w:del w:id="768" w:author="Victor Morales" w:date="2018-08-12T11:23:00Z"/>
          <w:b w:val="0"/>
        </w:rPr>
      </w:pPr>
    </w:p>
    <w:p w:rsidR="00C643CB" w:rsidDel="009A3AF7" w:rsidRDefault="00C643CB" w:rsidP="00D8364C">
      <w:pPr>
        <w:ind w:left="1440"/>
        <w:jc w:val="both"/>
        <w:rPr>
          <w:del w:id="769" w:author="Victor Morales" w:date="2018-08-12T11:23:00Z"/>
          <w:b w:val="0"/>
        </w:rPr>
      </w:pPr>
      <w:del w:id="770" w:author="Victor Morales" w:date="2018-08-12T11:23:00Z">
        <w:r w:rsidDel="009A3AF7">
          <w:rPr>
            <w:b w:val="0"/>
          </w:rPr>
          <w:delText>El sistema a través de estos parámetros permitirá lo siguiente:</w:delText>
        </w:r>
      </w:del>
    </w:p>
    <w:p w:rsidR="00B778A9" w:rsidRPr="00D8364C" w:rsidDel="009A3AF7" w:rsidRDefault="00B778A9" w:rsidP="00D8364C">
      <w:pPr>
        <w:ind w:left="1440"/>
        <w:jc w:val="both"/>
        <w:rPr>
          <w:del w:id="771" w:author="Victor Morales" w:date="2018-08-12T11:23:00Z"/>
          <w:b w:val="0"/>
        </w:rPr>
      </w:pPr>
    </w:p>
    <w:p w:rsidR="00D8364C" w:rsidRPr="00D8364C" w:rsidDel="009A3AF7" w:rsidRDefault="00C643CB" w:rsidP="00D8364C">
      <w:pPr>
        <w:tabs>
          <w:tab w:val="num" w:pos="576"/>
        </w:tabs>
        <w:ind w:left="1440"/>
        <w:jc w:val="both"/>
        <w:rPr>
          <w:del w:id="772" w:author="Victor Morales" w:date="2018-08-12T11:23:00Z"/>
          <w:bCs/>
        </w:rPr>
      </w:pPr>
      <w:del w:id="773" w:author="Victor Morales" w:date="2018-08-12T11:23:00Z">
        <w:r w:rsidRPr="00D8364C" w:rsidDel="009A3AF7">
          <w:rPr>
            <w:bCs/>
          </w:rPr>
          <w:delText>Límite</w:delText>
        </w:r>
        <w:r w:rsidR="00D8364C" w:rsidRPr="00D8364C" w:rsidDel="009A3AF7">
          <w:rPr>
            <w:bCs/>
          </w:rPr>
          <w:delText xml:space="preserve"> de Dias</w:delText>
        </w:r>
      </w:del>
      <w:ins w:id="774" w:author="Ana D. Panting / BANCO DEL PAIS" w:date="2017-03-06T11:03:00Z">
        <w:del w:id="775" w:author="Victor Morales" w:date="2018-08-12T11:23:00Z">
          <w:r w:rsidR="00054B1E" w:rsidRPr="00D8364C" w:rsidDel="009A3AF7">
            <w:rPr>
              <w:bCs/>
            </w:rPr>
            <w:delText>Días</w:delText>
          </w:r>
        </w:del>
      </w:ins>
      <w:del w:id="776" w:author="Victor Morales" w:date="2018-08-12T11:23:00Z">
        <w:r w:rsidR="00D8364C" w:rsidRPr="00D8364C" w:rsidDel="009A3AF7">
          <w:rPr>
            <w:bCs/>
          </w:rPr>
          <w:delText xml:space="preserve">: </w:delText>
        </w:r>
      </w:del>
    </w:p>
    <w:p w:rsidR="00D8364C" w:rsidDel="009A3AF7" w:rsidRDefault="00D8364C" w:rsidP="00D8364C">
      <w:pPr>
        <w:ind w:left="1440"/>
        <w:jc w:val="both"/>
        <w:rPr>
          <w:del w:id="777" w:author="Victor Morales" w:date="2018-08-12T11:23:00Z"/>
          <w:b w:val="0"/>
        </w:rPr>
      </w:pPr>
      <w:del w:id="778" w:author="Victor Morales" w:date="2018-08-12T11:23:00Z">
        <w:r w:rsidRPr="00D8364C" w:rsidDel="009A3AF7">
          <w:rPr>
            <w:b w:val="0"/>
          </w:rPr>
          <w:delText xml:space="preserve">Indica el </w:delText>
        </w:r>
        <w:r w:rsidR="00C643CB" w:rsidRPr="00D8364C" w:rsidDel="009A3AF7">
          <w:rPr>
            <w:b w:val="0"/>
          </w:rPr>
          <w:delText>número</w:delText>
        </w:r>
        <w:r w:rsidRPr="00D8364C" w:rsidDel="009A3AF7">
          <w:rPr>
            <w:b w:val="0"/>
          </w:rPr>
          <w:delText xml:space="preserve"> máximo de días transcurridos desde el inicio del préstamo </w:delText>
        </w:r>
      </w:del>
    </w:p>
    <w:p w:rsidR="00C643CB" w:rsidRPr="00D8364C" w:rsidDel="009A3AF7" w:rsidRDefault="00C643CB" w:rsidP="00D8364C">
      <w:pPr>
        <w:ind w:left="1440"/>
        <w:jc w:val="both"/>
        <w:rPr>
          <w:del w:id="779" w:author="Victor Morales" w:date="2018-08-12T11:23:00Z"/>
          <w:b w:val="0"/>
        </w:rPr>
      </w:pPr>
    </w:p>
    <w:p w:rsidR="00D8364C" w:rsidRPr="00D8364C" w:rsidDel="009A3AF7" w:rsidRDefault="00D8364C" w:rsidP="00D8364C">
      <w:pPr>
        <w:tabs>
          <w:tab w:val="num" w:pos="576"/>
        </w:tabs>
        <w:ind w:left="1440"/>
        <w:jc w:val="both"/>
        <w:rPr>
          <w:del w:id="780" w:author="Victor Morales" w:date="2018-08-12T11:23:00Z"/>
          <w:bCs/>
        </w:rPr>
      </w:pPr>
      <w:del w:id="781" w:author="Victor Morales" w:date="2018-08-12T11:23:00Z">
        <w:r w:rsidRPr="00D8364C" w:rsidDel="009A3AF7">
          <w:rPr>
            <w:bCs/>
          </w:rPr>
          <w:delText xml:space="preserve">Porcentaje de Capital </w:delText>
        </w:r>
      </w:del>
    </w:p>
    <w:p w:rsidR="0003376C" w:rsidDel="009A3AF7" w:rsidRDefault="0003376C" w:rsidP="00D8364C">
      <w:pPr>
        <w:ind w:left="1440"/>
        <w:jc w:val="both"/>
        <w:rPr>
          <w:ins w:id="782" w:author="Renato Figueroa" w:date="2017-03-16T16:22:00Z"/>
          <w:del w:id="783" w:author="Victor Morales" w:date="2018-08-12T11:23:00Z"/>
          <w:b w:val="0"/>
        </w:rPr>
      </w:pPr>
      <w:ins w:id="784" w:author="Renato Figueroa" w:date="2017-03-16T16:22:00Z">
        <w:del w:id="785" w:author="Victor Morales" w:date="2018-08-12T11:23:00Z">
          <w:r w:rsidDel="009A3AF7">
            <w:rPr>
              <w:b w:val="0"/>
            </w:rPr>
            <w:delText>Est</w:delText>
          </w:r>
        </w:del>
      </w:ins>
      <w:ins w:id="786" w:author="Renato Figueroa" w:date="2017-03-16T16:23:00Z">
        <w:del w:id="787" w:author="Victor Morales" w:date="2018-08-12T11:23:00Z">
          <w:r w:rsidDel="009A3AF7">
            <w:rPr>
              <w:b w:val="0"/>
            </w:rPr>
            <w:delText>a regla se evaluará como positiva si el % pagado del préstamo es menor o igual al valor definido en este parámetro.</w:delText>
          </w:r>
        </w:del>
      </w:ins>
    </w:p>
    <w:p w:rsidR="00D8364C" w:rsidDel="009A3AF7" w:rsidRDefault="00D8364C" w:rsidP="00D8364C">
      <w:pPr>
        <w:ind w:left="1440"/>
        <w:jc w:val="both"/>
        <w:rPr>
          <w:ins w:id="788" w:author="Renato Figueroa" w:date="2017-03-16T16:25:00Z"/>
          <w:del w:id="789" w:author="Victor Morales" w:date="2018-08-12T11:23:00Z"/>
          <w:b w:val="0"/>
        </w:rPr>
      </w:pPr>
      <w:del w:id="790" w:author="Victor Morales" w:date="2018-08-12T11:23:00Z">
        <w:r w:rsidRPr="00D8364C" w:rsidDel="009A3AF7">
          <w:rPr>
            <w:b w:val="0"/>
          </w:rPr>
          <w:delText xml:space="preserve">Porcentaje de capital pagado del préstamo </w:delText>
        </w:r>
        <w:r w:rsidR="00C913B6" w:rsidDel="009A3AF7">
          <w:rPr>
            <w:b w:val="0"/>
          </w:rPr>
          <w:delText>con respecto al monto otorgado.</w:delText>
        </w:r>
      </w:del>
    </w:p>
    <w:p w:rsidR="00CE6A03" w:rsidDel="009A3AF7" w:rsidRDefault="00CE6A03" w:rsidP="00D8364C">
      <w:pPr>
        <w:ind w:left="1440"/>
        <w:jc w:val="both"/>
        <w:rPr>
          <w:ins w:id="791" w:author="Renato Figueroa" w:date="2017-03-16T16:25:00Z"/>
          <w:del w:id="792" w:author="Victor Morales" w:date="2018-08-12T11:23:00Z"/>
          <w:b w:val="0"/>
        </w:rPr>
      </w:pPr>
    </w:p>
    <w:p w:rsidR="00CE6A03" w:rsidDel="009A3AF7" w:rsidRDefault="00481E0F" w:rsidP="00D8364C">
      <w:pPr>
        <w:ind w:left="1440"/>
        <w:jc w:val="both"/>
        <w:rPr>
          <w:del w:id="793" w:author="Victor Morales" w:date="2018-08-12T11:23:00Z"/>
          <w:b w:val="0"/>
        </w:rPr>
      </w:pPr>
      <w:ins w:id="794" w:author="Renato Figueroa" w:date="2017-03-17T09:50:00Z">
        <w:del w:id="795" w:author="Victor Morales" w:date="2018-08-12T11:23:00Z">
          <w:r w:rsidDel="009A3AF7">
            <w:rPr>
              <w:b w:val="0"/>
            </w:rPr>
            <w:delText>En</w:delText>
          </w:r>
        </w:del>
      </w:ins>
      <w:ins w:id="796" w:author="Renato Figueroa" w:date="2017-03-16T16:25:00Z">
        <w:del w:id="797" w:author="Victor Morales" w:date="2018-08-12T11:23:00Z">
          <w:r w:rsidR="00CE6A03" w:rsidDel="009A3AF7">
            <w:rPr>
              <w:b w:val="0"/>
            </w:rPr>
            <w:delText xml:space="preserve"> el caso que exista un préstamo que exceda el % recuperado y no esté dentro de las reglas parametrizadas, el sistema tomar</w:delText>
          </w:r>
        </w:del>
      </w:ins>
      <w:ins w:id="798" w:author="Renato Figueroa" w:date="2017-03-16T16:26:00Z">
        <w:del w:id="799" w:author="Victor Morales" w:date="2018-08-12T11:23:00Z">
          <w:r w:rsidR="00CE6A03" w:rsidDel="009A3AF7">
            <w:rPr>
              <w:b w:val="0"/>
            </w:rPr>
            <w:delText>á la regla que tenga el % más cercano al que esté efectivamente recuperado.</w:delText>
          </w:r>
        </w:del>
      </w:ins>
    </w:p>
    <w:p w:rsidR="00C643CB" w:rsidRPr="00D8364C" w:rsidDel="009A3AF7" w:rsidRDefault="00C643CB" w:rsidP="00D8364C">
      <w:pPr>
        <w:ind w:left="1440"/>
        <w:jc w:val="both"/>
        <w:rPr>
          <w:del w:id="800" w:author="Victor Morales" w:date="2018-08-12T11:23:00Z"/>
          <w:b w:val="0"/>
        </w:rPr>
      </w:pPr>
    </w:p>
    <w:p w:rsidR="00D8364C" w:rsidRPr="00D8364C" w:rsidDel="009A3AF7" w:rsidRDefault="00D8364C" w:rsidP="00D8364C">
      <w:pPr>
        <w:tabs>
          <w:tab w:val="num" w:pos="576"/>
        </w:tabs>
        <w:ind w:left="1440"/>
        <w:jc w:val="both"/>
        <w:rPr>
          <w:del w:id="801" w:author="Victor Morales" w:date="2018-08-12T11:23:00Z"/>
          <w:bCs/>
        </w:rPr>
      </w:pPr>
      <w:del w:id="802" w:author="Victor Morales" w:date="2018-08-12T11:23:00Z">
        <w:r w:rsidRPr="00D8364C" w:rsidDel="009A3AF7">
          <w:rPr>
            <w:bCs/>
          </w:rPr>
          <w:delText xml:space="preserve">Porcentaje de Cobro </w:delText>
        </w:r>
      </w:del>
    </w:p>
    <w:p w:rsidR="00D8364C" w:rsidDel="009A3AF7" w:rsidRDefault="00D8364C" w:rsidP="00D8364C">
      <w:pPr>
        <w:ind w:left="1440"/>
        <w:jc w:val="both"/>
        <w:rPr>
          <w:del w:id="803" w:author="Victor Morales" w:date="2018-08-12T11:23:00Z"/>
          <w:b w:val="0"/>
        </w:rPr>
      </w:pPr>
      <w:del w:id="804" w:author="Victor Morales" w:date="2018-08-12T11:23:00Z">
        <w:r w:rsidRPr="00D8364C" w:rsidDel="009A3AF7">
          <w:rPr>
            <w:b w:val="0"/>
          </w:rPr>
          <w:delText xml:space="preserve">Se utiliza para calcular el valor de cobro </w:delText>
        </w:r>
        <w:r w:rsidR="00C913B6" w:rsidDel="009A3AF7">
          <w:rPr>
            <w:b w:val="0"/>
          </w:rPr>
          <w:delText>en función de</w:delText>
        </w:r>
        <w:r w:rsidRPr="00D8364C" w:rsidDel="009A3AF7">
          <w:rPr>
            <w:b w:val="0"/>
          </w:rPr>
          <w:delText xml:space="preserve"> las ventas diarias</w:delText>
        </w:r>
        <w:r w:rsidR="00C913B6" w:rsidDel="009A3AF7">
          <w:rPr>
            <w:b w:val="0"/>
          </w:rPr>
          <w:delText xml:space="preserve"> reportadas por el comercio. </w:delText>
        </w:r>
      </w:del>
      <w:ins w:id="805" w:author="Ana D. Panting / BANCO DEL PAIS" w:date="2017-03-06T11:04:00Z">
        <w:del w:id="806" w:author="Victor Morales" w:date="2018-08-12T11:23:00Z">
          <w:r w:rsidR="00054B1E" w:rsidDel="009A3AF7">
            <w:rPr>
              <w:b w:val="0"/>
            </w:rPr>
            <w:delText xml:space="preserve">Este porcentaje se multiplica por el neto a acreditar para obtener el monto del abono. </w:delText>
          </w:r>
        </w:del>
      </w:ins>
      <w:del w:id="807" w:author="Victor Morales" w:date="2018-08-12T11:23:00Z">
        <w:r w:rsidR="00C913B6" w:rsidDel="009A3AF7">
          <w:rPr>
            <w:b w:val="0"/>
          </w:rPr>
          <w:delText>E</w:delText>
        </w:r>
        <w:r w:rsidRPr="00D8364C" w:rsidDel="009A3AF7">
          <w:rPr>
            <w:b w:val="0"/>
          </w:rPr>
          <w:delText xml:space="preserve">ste valor no podrá ser mayor al máximo de cobro parametrizado. </w:delText>
        </w:r>
        <w:r w:rsidR="00C913B6" w:rsidDel="009A3AF7">
          <w:rPr>
            <w:b w:val="0"/>
          </w:rPr>
          <w:delText>(ver siguiente parámetro)</w:delText>
        </w:r>
      </w:del>
    </w:p>
    <w:p w:rsidR="00C643CB" w:rsidRPr="00D8364C" w:rsidDel="009A3AF7" w:rsidRDefault="00C643CB" w:rsidP="00D8364C">
      <w:pPr>
        <w:ind w:left="1440"/>
        <w:jc w:val="both"/>
        <w:rPr>
          <w:del w:id="808" w:author="Victor Morales" w:date="2018-08-12T11:23:00Z"/>
          <w:b w:val="0"/>
        </w:rPr>
      </w:pPr>
    </w:p>
    <w:p w:rsidR="00D8364C" w:rsidRPr="00D8364C" w:rsidDel="009A3AF7" w:rsidRDefault="00D8364C" w:rsidP="00D8364C">
      <w:pPr>
        <w:tabs>
          <w:tab w:val="num" w:pos="576"/>
        </w:tabs>
        <w:ind w:left="1440"/>
        <w:jc w:val="both"/>
        <w:rPr>
          <w:del w:id="809" w:author="Victor Morales" w:date="2018-08-12T11:23:00Z"/>
          <w:bCs/>
        </w:rPr>
      </w:pPr>
      <w:del w:id="810" w:author="Victor Morales" w:date="2018-08-12T11:23:00Z">
        <w:r w:rsidRPr="00D8364C" w:rsidDel="009A3AF7">
          <w:rPr>
            <w:bCs/>
          </w:rPr>
          <w:delText>Maximo</w:delText>
        </w:r>
      </w:del>
      <w:ins w:id="811" w:author="Ana D. Panting / BANCO DEL PAIS" w:date="2017-03-06T11:04:00Z">
        <w:del w:id="812" w:author="Victor Morales" w:date="2018-08-12T11:23:00Z">
          <w:r w:rsidR="00054B1E" w:rsidRPr="00D8364C" w:rsidDel="009A3AF7">
            <w:rPr>
              <w:bCs/>
            </w:rPr>
            <w:delText>Máximo</w:delText>
          </w:r>
        </w:del>
      </w:ins>
      <w:del w:id="813" w:author="Victor Morales" w:date="2018-08-12T11:23:00Z">
        <w:r w:rsidRPr="00D8364C" w:rsidDel="009A3AF7">
          <w:rPr>
            <w:bCs/>
          </w:rPr>
          <w:delText xml:space="preserve"> de Cobro.</w:delText>
        </w:r>
      </w:del>
    </w:p>
    <w:p w:rsidR="00D8364C" w:rsidDel="009A3AF7" w:rsidRDefault="00D8364C" w:rsidP="00D8364C">
      <w:pPr>
        <w:ind w:left="1440"/>
        <w:jc w:val="both"/>
        <w:rPr>
          <w:del w:id="814" w:author="Victor Morales" w:date="2018-08-12T11:23:00Z"/>
          <w:b w:val="0"/>
        </w:rPr>
      </w:pPr>
      <w:del w:id="815" w:author="Victor Morales" w:date="2018-08-12T11:23:00Z">
        <w:r w:rsidRPr="00D8364C" w:rsidDel="009A3AF7">
          <w:rPr>
            <w:b w:val="0"/>
          </w:rPr>
          <w:delText xml:space="preserve">Es el valor máximo de cobro para un préstamo en un día. </w:delText>
        </w:r>
        <w:r w:rsidR="00C913B6" w:rsidDel="009A3AF7">
          <w:rPr>
            <w:b w:val="0"/>
          </w:rPr>
          <w:delText>Si no hubiera máximo, se deberá establecer este campo en 99,999,999,999.99</w:delText>
        </w:r>
      </w:del>
    </w:p>
    <w:p w:rsidR="00C643CB" w:rsidRPr="00D8364C" w:rsidDel="009A3AF7" w:rsidRDefault="00C643CB" w:rsidP="00D8364C">
      <w:pPr>
        <w:ind w:left="1440"/>
        <w:jc w:val="both"/>
        <w:rPr>
          <w:del w:id="816" w:author="Victor Morales" w:date="2018-08-12T11:23:00Z"/>
          <w:b w:val="0"/>
        </w:rPr>
      </w:pPr>
    </w:p>
    <w:p w:rsidR="00D8364C" w:rsidRPr="00D8364C" w:rsidDel="009A3AF7" w:rsidRDefault="00D8364C" w:rsidP="00D8364C">
      <w:pPr>
        <w:tabs>
          <w:tab w:val="num" w:pos="576"/>
        </w:tabs>
        <w:ind w:left="1440"/>
        <w:jc w:val="both"/>
        <w:rPr>
          <w:del w:id="817" w:author="Victor Morales" w:date="2018-08-12T11:23:00Z"/>
          <w:bCs/>
        </w:rPr>
      </w:pPr>
      <w:del w:id="818" w:author="Victor Morales" w:date="2018-08-12T11:23:00Z">
        <w:r w:rsidRPr="00D8364C" w:rsidDel="009A3AF7">
          <w:rPr>
            <w:bCs/>
          </w:rPr>
          <w:delText>Ajustar Mínimo de Cobro</w:delText>
        </w:r>
      </w:del>
    </w:p>
    <w:p w:rsidR="00D8364C" w:rsidRPr="00D8364C" w:rsidDel="009A3AF7" w:rsidRDefault="00D8364C" w:rsidP="00D8364C">
      <w:pPr>
        <w:ind w:left="1440"/>
        <w:jc w:val="both"/>
        <w:rPr>
          <w:del w:id="819" w:author="Victor Morales" w:date="2018-08-12T11:23:00Z"/>
          <w:b w:val="0"/>
        </w:rPr>
      </w:pPr>
      <w:del w:id="820" w:author="Victor Morales" w:date="2018-08-12T11:23:00Z">
        <w:r w:rsidRPr="00D8364C" w:rsidDel="009A3AF7">
          <w:rPr>
            <w:b w:val="0"/>
          </w:rPr>
          <w:delText xml:space="preserve">Indica al sistema que si el valor a cobrar en un día es menor al resultado de la formula </w:delText>
        </w:r>
        <w:r w:rsidR="005F617A" w:rsidDel="009A3AF7">
          <w:rPr>
            <w:b w:val="0"/>
          </w:rPr>
          <w:delText>“M</w:delText>
        </w:r>
        <w:r w:rsidRPr="00D8364C" w:rsidDel="009A3AF7">
          <w:rPr>
            <w:b w:val="0"/>
          </w:rPr>
          <w:delText>ínimo de cobro</w:delText>
        </w:r>
        <w:r w:rsidR="005F617A" w:rsidDel="009A3AF7">
          <w:rPr>
            <w:b w:val="0"/>
          </w:rPr>
          <w:delText>” descrita en el ejemplo</w:delText>
        </w:r>
        <w:r w:rsidRPr="00D8364C" w:rsidDel="009A3AF7">
          <w:rPr>
            <w:b w:val="0"/>
          </w:rPr>
          <w:delText xml:space="preserve">, se ajusta el pago a este valor. Si el valor de ventas lo permite. </w:delText>
        </w:r>
      </w:del>
    </w:p>
    <w:p w:rsidR="00D8364C" w:rsidRPr="00D8364C" w:rsidDel="009A3AF7" w:rsidRDefault="00D8364C" w:rsidP="00D8364C">
      <w:pPr>
        <w:ind w:left="1440"/>
        <w:jc w:val="both"/>
        <w:rPr>
          <w:del w:id="821" w:author="Victor Morales" w:date="2018-08-12T11:23:00Z"/>
          <w:b w:val="0"/>
        </w:rPr>
      </w:pPr>
    </w:p>
    <w:p w:rsidR="00D8364C" w:rsidRPr="00D8364C" w:rsidDel="009A3AF7" w:rsidRDefault="00D8364C" w:rsidP="00D8364C">
      <w:pPr>
        <w:tabs>
          <w:tab w:val="num" w:pos="576"/>
        </w:tabs>
        <w:ind w:left="1440"/>
        <w:jc w:val="both"/>
        <w:rPr>
          <w:del w:id="822" w:author="Victor Morales" w:date="2018-08-12T11:23:00Z"/>
          <w:bCs/>
        </w:rPr>
      </w:pPr>
      <w:del w:id="823" w:author="Victor Morales" w:date="2018-08-12T11:23:00Z">
        <w:r w:rsidRPr="00D8364C" w:rsidDel="009A3AF7">
          <w:rPr>
            <w:bCs/>
          </w:rPr>
          <w:delText>Cobro en Riesgo:</w:delText>
        </w:r>
      </w:del>
    </w:p>
    <w:p w:rsidR="00D8364C" w:rsidRPr="00D8364C" w:rsidDel="009A3AF7" w:rsidRDefault="00D8364C" w:rsidP="00D8364C">
      <w:pPr>
        <w:ind w:left="1440"/>
        <w:jc w:val="both"/>
        <w:rPr>
          <w:del w:id="824" w:author="Victor Morales" w:date="2018-08-12T11:23:00Z"/>
          <w:b w:val="0"/>
        </w:rPr>
      </w:pPr>
      <w:del w:id="825" w:author="Victor Morales" w:date="2018-08-12T11:23:00Z">
        <w:r w:rsidRPr="00D8364C" w:rsidDel="009A3AF7">
          <w:rPr>
            <w:b w:val="0"/>
          </w:rPr>
          <w:delText xml:space="preserve">Indica que la proyección de cobro para los </w:delText>
        </w:r>
        <w:r w:rsidR="007562FF" w:rsidRPr="00D8364C" w:rsidDel="009A3AF7">
          <w:rPr>
            <w:b w:val="0"/>
          </w:rPr>
          <w:delText>préstamos</w:delText>
        </w:r>
        <w:r w:rsidR="007562FF" w:rsidDel="009A3AF7">
          <w:rPr>
            <w:b w:val="0"/>
          </w:rPr>
          <w:delText xml:space="preserve"> en esta categoría  no cubrirá</w:delText>
        </w:r>
        <w:r w:rsidRPr="00D8364C" w:rsidDel="009A3AF7">
          <w:rPr>
            <w:b w:val="0"/>
          </w:rPr>
          <w:delText xml:space="preserve"> el capital en el plazo estipulado. Esta proyección no </w:delText>
        </w:r>
        <w:r w:rsidR="007562FF" w:rsidRPr="00D8364C" w:rsidDel="009A3AF7">
          <w:rPr>
            <w:b w:val="0"/>
          </w:rPr>
          <w:delText>está</w:delText>
        </w:r>
        <w:r w:rsidRPr="00D8364C" w:rsidDel="009A3AF7">
          <w:rPr>
            <w:b w:val="0"/>
          </w:rPr>
          <w:delText xml:space="preserve"> a cargo del sistema, es ta</w:delText>
        </w:r>
        <w:r w:rsidR="007562FF" w:rsidDel="009A3AF7">
          <w:rPr>
            <w:b w:val="0"/>
          </w:rPr>
          <w:delText>rea del usuario que parametriza</w:delText>
        </w:r>
        <w:r w:rsidRPr="00D8364C" w:rsidDel="009A3AF7">
          <w:rPr>
            <w:b w:val="0"/>
          </w:rPr>
          <w:delText xml:space="preserve"> </w:delText>
        </w:r>
        <w:r w:rsidR="007562FF" w:rsidDel="009A3AF7">
          <w:rPr>
            <w:b w:val="0"/>
          </w:rPr>
          <w:delText>crear</w:delText>
        </w:r>
        <w:r w:rsidRPr="00D8364C" w:rsidDel="009A3AF7">
          <w:rPr>
            <w:b w:val="0"/>
          </w:rPr>
          <w:delText xml:space="preserve"> </w:delText>
        </w:r>
        <w:r w:rsidR="007562FF" w:rsidDel="009A3AF7">
          <w:rPr>
            <w:b w:val="0"/>
          </w:rPr>
          <w:delText>reglas</w:delText>
        </w:r>
        <w:r w:rsidRPr="00D8364C" w:rsidDel="009A3AF7">
          <w:rPr>
            <w:b w:val="0"/>
          </w:rPr>
          <w:delText xml:space="preserve"> de cobro que abarquen </w:delText>
        </w:r>
        <w:r w:rsidR="007562FF" w:rsidDel="009A3AF7">
          <w:rPr>
            <w:b w:val="0"/>
          </w:rPr>
          <w:delText xml:space="preserve">todos </w:delText>
        </w:r>
        <w:r w:rsidRPr="00D8364C" w:rsidDel="009A3AF7">
          <w:rPr>
            <w:b w:val="0"/>
          </w:rPr>
          <w:delText xml:space="preserve">los posibles escenarios para </w:delText>
        </w:r>
        <w:r w:rsidR="007562FF" w:rsidDel="009A3AF7">
          <w:rPr>
            <w:b w:val="0"/>
          </w:rPr>
          <w:delText xml:space="preserve">lograr que </w:delText>
        </w:r>
        <w:r w:rsidRPr="00D8364C" w:rsidDel="009A3AF7">
          <w:rPr>
            <w:b w:val="0"/>
          </w:rPr>
          <w:delText xml:space="preserve">el cliente pague el préstamo en el tiempo estipulado. </w:delText>
        </w:r>
      </w:del>
    </w:p>
    <w:p w:rsidR="00D8364C" w:rsidRPr="00D8364C" w:rsidDel="009A3AF7" w:rsidRDefault="00D8364C" w:rsidP="00D8364C">
      <w:pPr>
        <w:ind w:left="1440"/>
        <w:jc w:val="both"/>
        <w:rPr>
          <w:del w:id="826" w:author="Victor Morales" w:date="2018-08-12T11:23:00Z"/>
          <w:b w:val="0"/>
        </w:rPr>
      </w:pPr>
    </w:p>
    <w:p w:rsidR="00D8364C" w:rsidRPr="00D8364C" w:rsidDel="009A3AF7" w:rsidRDefault="00D8364C" w:rsidP="00D8364C">
      <w:pPr>
        <w:tabs>
          <w:tab w:val="num" w:pos="576"/>
        </w:tabs>
        <w:ind w:left="1440"/>
        <w:jc w:val="both"/>
        <w:rPr>
          <w:del w:id="827" w:author="Victor Morales" w:date="2018-08-12T11:23:00Z"/>
          <w:bCs/>
        </w:rPr>
      </w:pPr>
      <w:del w:id="828" w:author="Victor Morales" w:date="2018-08-12T11:23:00Z">
        <w:r w:rsidRPr="00D8364C" w:rsidDel="009A3AF7">
          <w:rPr>
            <w:bCs/>
          </w:rPr>
          <w:delText xml:space="preserve">Re-clasificar </w:delText>
        </w:r>
      </w:del>
    </w:p>
    <w:p w:rsidR="00D8364C" w:rsidDel="009A3AF7" w:rsidRDefault="007562FF" w:rsidP="00D8364C">
      <w:pPr>
        <w:ind w:left="1440"/>
        <w:jc w:val="both"/>
        <w:rPr>
          <w:del w:id="829" w:author="Victor Morales" w:date="2018-08-12T11:23:00Z"/>
          <w:b w:val="0"/>
        </w:rPr>
      </w:pPr>
      <w:del w:id="830" w:author="Victor Morales" w:date="2018-08-12T11:23:00Z">
        <w:r w:rsidDel="009A3AF7">
          <w:rPr>
            <w:b w:val="0"/>
          </w:rPr>
          <w:delText>Indica</w:delText>
        </w:r>
        <w:r w:rsidR="003F30AB" w:rsidDel="009A3AF7">
          <w:rPr>
            <w:b w:val="0"/>
          </w:rPr>
          <w:delText xml:space="preserve"> al sistema si deberá mantener esta regla de cobro hasta </w:delText>
        </w:r>
        <w:r w:rsidR="00D8364C" w:rsidRPr="00D8364C" w:rsidDel="009A3AF7">
          <w:rPr>
            <w:b w:val="0"/>
          </w:rPr>
          <w:delText xml:space="preserve">el pago completo de capital. Sin importar el </w:delText>
        </w:r>
        <w:r w:rsidR="003F30AB" w:rsidRPr="00D8364C" w:rsidDel="009A3AF7">
          <w:rPr>
            <w:b w:val="0"/>
          </w:rPr>
          <w:delText>límite</w:delText>
        </w:r>
        <w:r w:rsidR="00D8364C" w:rsidRPr="00D8364C" w:rsidDel="009A3AF7">
          <w:rPr>
            <w:b w:val="0"/>
          </w:rPr>
          <w:delText xml:space="preserve"> </w:delText>
        </w:r>
        <w:r w:rsidR="003F30AB" w:rsidDel="009A3AF7">
          <w:rPr>
            <w:b w:val="0"/>
          </w:rPr>
          <w:delText>de días y porcentaje de pago. O si se reclasificará si no cumpliera con esta regla.</w:delText>
        </w:r>
      </w:del>
    </w:p>
    <w:p w:rsidR="003F30AB" w:rsidDel="009A3AF7" w:rsidRDefault="003F30AB" w:rsidP="00D8364C">
      <w:pPr>
        <w:ind w:left="1440"/>
        <w:jc w:val="both"/>
        <w:rPr>
          <w:del w:id="831" w:author="Victor Morales" w:date="2018-08-12T11:23:00Z"/>
          <w:b w:val="0"/>
        </w:rPr>
      </w:pPr>
    </w:p>
    <w:p w:rsidR="003F30AB" w:rsidRPr="00D8364C" w:rsidDel="009A3AF7" w:rsidRDefault="003F30AB" w:rsidP="003F30AB">
      <w:pPr>
        <w:tabs>
          <w:tab w:val="num" w:pos="576"/>
        </w:tabs>
        <w:ind w:left="1440"/>
        <w:jc w:val="both"/>
        <w:rPr>
          <w:del w:id="832" w:author="Victor Morales" w:date="2018-08-12T11:23:00Z"/>
          <w:bCs/>
        </w:rPr>
      </w:pPr>
      <w:del w:id="833" w:author="Victor Morales" w:date="2018-08-12T11:23:00Z">
        <w:r w:rsidDel="009A3AF7">
          <w:rPr>
            <w:bCs/>
          </w:rPr>
          <w:delText>Prioridad de Ejecución</w:delText>
        </w:r>
      </w:del>
    </w:p>
    <w:p w:rsidR="003F30AB" w:rsidDel="009A3AF7" w:rsidRDefault="003F30AB" w:rsidP="003F30AB">
      <w:pPr>
        <w:ind w:left="1440"/>
        <w:jc w:val="both"/>
        <w:rPr>
          <w:del w:id="834" w:author="Victor Morales" w:date="2018-08-12T11:23:00Z"/>
          <w:b w:val="0"/>
        </w:rPr>
      </w:pPr>
      <w:del w:id="835" w:author="Victor Morales" w:date="2018-08-12T11:23:00Z">
        <w:r w:rsidDel="009A3AF7">
          <w:rPr>
            <w:b w:val="0"/>
          </w:rPr>
          <w:delText>Define el orden en que el sistema irá evaluando las reglas de cobro para cada caso en particular.</w:delText>
        </w:r>
      </w:del>
    </w:p>
    <w:p w:rsidR="00A24E1F" w:rsidDel="009A3AF7" w:rsidRDefault="00A24E1F">
      <w:pPr>
        <w:ind w:left="1080"/>
        <w:jc w:val="both"/>
        <w:rPr>
          <w:del w:id="836" w:author="Victor Morales" w:date="2018-08-12T11:23:00Z"/>
        </w:rPr>
      </w:pPr>
    </w:p>
    <w:p w:rsidR="00A24E1F" w:rsidRDefault="00A24E1F">
      <w:pPr>
        <w:ind w:left="1080"/>
        <w:jc w:val="both"/>
      </w:pPr>
    </w:p>
    <w:p w:rsidR="00A24E1F" w:rsidRPr="0029216D" w:rsidRDefault="0029216D" w:rsidP="002D2617">
      <w:pPr>
        <w:numPr>
          <w:ilvl w:val="0"/>
          <w:numId w:val="16"/>
        </w:numPr>
        <w:jc w:val="both"/>
        <w:rPr>
          <w:b w:val="0"/>
        </w:rPr>
      </w:pPr>
      <w:r>
        <w:t>Solución Propuesta</w:t>
      </w:r>
      <w:r w:rsidR="00F977A9">
        <w:t>:</w:t>
      </w:r>
    </w:p>
    <w:p w:rsidR="0029216D" w:rsidRPr="00CE25E0" w:rsidRDefault="00CE25E0" w:rsidP="0029216D">
      <w:pPr>
        <w:ind w:left="1080"/>
        <w:jc w:val="both"/>
        <w:rPr>
          <w:b w:val="0"/>
        </w:rPr>
      </w:pPr>
      <w:r>
        <w:rPr>
          <w:b w:val="0"/>
        </w:rPr>
        <w:t xml:space="preserve">Se creará un módulo el cuál permita hacer la parametrización de las distintas notificaciones que se pueden mostrar en la aplicación. Este permitirá </w:t>
      </w:r>
    </w:p>
    <w:p w:rsidR="0029216D" w:rsidRPr="0029216D" w:rsidRDefault="0029216D" w:rsidP="0029216D">
      <w:pPr>
        <w:numPr>
          <w:ilvl w:val="0"/>
          <w:numId w:val="16"/>
        </w:numPr>
        <w:jc w:val="both"/>
        <w:rPr>
          <w:b w:val="0"/>
        </w:rPr>
      </w:pPr>
      <w:r>
        <w:t>Anexos:</w:t>
      </w:r>
    </w:p>
    <w:p w:rsidR="00A24E1F" w:rsidRDefault="00A24E1F">
      <w:pPr>
        <w:ind w:left="1080"/>
        <w:jc w:val="both"/>
        <w:rPr>
          <w:b w:val="0"/>
        </w:rPr>
      </w:pPr>
    </w:p>
    <w:tbl>
      <w:tblPr>
        <w:tblW w:w="7994" w:type="dxa"/>
        <w:tblInd w:w="1080" w:type="dxa"/>
        <w:tblLook w:val="04A0" w:firstRow="1" w:lastRow="0" w:firstColumn="1" w:lastColumn="0" w:noHBand="0" w:noVBand="1"/>
      </w:tblPr>
      <w:tblGrid>
        <w:gridCol w:w="870"/>
        <w:gridCol w:w="7124"/>
      </w:tblGrid>
      <w:tr w:rsidR="00A24E1F">
        <w:tc>
          <w:tcPr>
            <w:tcW w:w="870" w:type="dxa"/>
            <w:shd w:val="clear" w:color="auto" w:fill="auto"/>
            <w:vAlign w:val="center"/>
          </w:tcPr>
          <w:p w:rsidR="00A24E1F" w:rsidRDefault="004C295C">
            <w:pPr>
              <w:jc w:val="center"/>
              <w:rPr>
                <w:b w:val="0"/>
              </w:rPr>
            </w:pPr>
            <w:r>
              <w:rPr>
                <w:b w:val="0"/>
              </w:rPr>
              <w:lastRenderedPageBreak/>
              <w:t>-</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la(s) pantalla(s) donde se indica claramente el cambio.</w:t>
            </w:r>
          </w:p>
        </w:tc>
      </w:tr>
      <w:tr w:rsidR="00A24E1F">
        <w:tc>
          <w:tcPr>
            <w:tcW w:w="870" w:type="dxa"/>
            <w:shd w:val="clear" w:color="auto" w:fill="auto"/>
            <w:vAlign w:val="center"/>
          </w:tcPr>
          <w:p w:rsidR="00A24E1F" w:rsidRDefault="004C295C">
            <w:pPr>
              <w:jc w:val="center"/>
              <w:rPr>
                <w:b w:val="0"/>
              </w:rPr>
            </w:pPr>
            <w:r>
              <w:rPr>
                <w:b w:val="0"/>
              </w:rPr>
              <w:t>-</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Reporte(s)</w:t>
            </w:r>
          </w:p>
        </w:tc>
      </w:tr>
      <w:tr w:rsidR="00A24E1F" w:rsidTr="004C295C">
        <w:trPr>
          <w:trHeight w:val="56"/>
        </w:trPr>
        <w:tc>
          <w:tcPr>
            <w:tcW w:w="870" w:type="dxa"/>
            <w:shd w:val="clear" w:color="auto" w:fill="auto"/>
            <w:vAlign w:val="center"/>
          </w:tcPr>
          <w:p w:rsidR="00A24E1F" w:rsidRDefault="004C295C">
            <w:pPr>
              <w:jc w:val="center"/>
              <w:rPr>
                <w:b w:val="0"/>
              </w:rPr>
            </w:pPr>
            <w:r>
              <w:rPr>
                <w:b w:val="0"/>
              </w:rPr>
              <w:t>-</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 xml:space="preserve">Adjunto forma(s) </w:t>
            </w:r>
            <w:r w:rsidR="004C295C">
              <w:rPr>
                <w:b w:val="0"/>
              </w:rPr>
              <w:t>preimpresa</w:t>
            </w:r>
            <w:r>
              <w:rPr>
                <w:b w:val="0"/>
              </w:rPr>
              <w:t>(s)</w:t>
            </w:r>
          </w:p>
        </w:tc>
      </w:tr>
      <w:tr w:rsidR="00A24E1F">
        <w:tc>
          <w:tcPr>
            <w:tcW w:w="870" w:type="dxa"/>
            <w:shd w:val="clear" w:color="auto" w:fill="auto"/>
            <w:vAlign w:val="center"/>
          </w:tcPr>
          <w:p w:rsidR="00A24E1F" w:rsidRDefault="004C295C">
            <w:pPr>
              <w:jc w:val="center"/>
              <w:rPr>
                <w:b w:val="0"/>
              </w:rPr>
            </w:pPr>
            <w:r>
              <w:rPr>
                <w:b w:val="0"/>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No lleva anexos.</w:t>
            </w:r>
          </w:p>
        </w:tc>
      </w:tr>
    </w:tbl>
    <w:p w:rsidR="00A24E1F" w:rsidRDefault="00A24E1F">
      <w:pPr>
        <w:ind w:left="360" w:firstLine="720"/>
        <w:jc w:val="both"/>
        <w:rPr>
          <w:b w:val="0"/>
          <w:color w:val="0070C0"/>
        </w:rPr>
      </w:pPr>
    </w:p>
    <w:p w:rsidR="00A24E1F" w:rsidRDefault="00F977A9" w:rsidP="002D2617">
      <w:pPr>
        <w:numPr>
          <w:ilvl w:val="0"/>
          <w:numId w:val="16"/>
        </w:numPr>
        <w:jc w:val="both"/>
        <w:rPr>
          <w:b w:val="0"/>
        </w:rPr>
      </w:pPr>
      <w:r>
        <w:t>Programación Requerida por Parte del Cliente</w:t>
      </w:r>
    </w:p>
    <w:p w:rsidR="00A24E1F" w:rsidRDefault="00F977A9">
      <w:pPr>
        <w:ind w:left="1080"/>
        <w:jc w:val="both"/>
        <w:rPr>
          <w:b w:val="0"/>
        </w:rPr>
      </w:pPr>
      <w:r>
        <w:rPr>
          <w:b w:val="0"/>
        </w:rPr>
        <w:t>No aplica.</w:t>
      </w:r>
    </w:p>
    <w:p w:rsidR="00A24E1F" w:rsidRDefault="00A24E1F">
      <w:pPr>
        <w:ind w:left="1080"/>
        <w:jc w:val="both"/>
        <w:rPr>
          <w:b w:val="0"/>
        </w:rPr>
      </w:pPr>
    </w:p>
    <w:p w:rsidR="00A24E1F" w:rsidRDefault="00F977A9" w:rsidP="002D2617">
      <w:pPr>
        <w:numPr>
          <w:ilvl w:val="0"/>
          <w:numId w:val="16"/>
        </w:numPr>
        <w:jc w:val="both"/>
        <w:rPr>
          <w:b w:val="0"/>
        </w:rPr>
      </w:pPr>
      <w:r>
        <w:t>Parametrización a Realizar por Parte del Cliente</w:t>
      </w:r>
    </w:p>
    <w:p w:rsidR="00A24E1F" w:rsidRDefault="00FA1550">
      <w:pPr>
        <w:ind w:left="1080"/>
        <w:jc w:val="both"/>
        <w:rPr>
          <w:b w:val="0"/>
        </w:rPr>
      </w:pPr>
      <w:r>
        <w:rPr>
          <w:b w:val="0"/>
        </w:rPr>
        <w:t>Será responsabilidad d</w:t>
      </w:r>
      <w:ins w:id="837" w:author="Victor Morales" w:date="2018-08-12T11:35:00Z">
        <w:r w:rsidR="00B24AE3">
          <w:rPr>
            <w:b w:val="0"/>
          </w:rPr>
          <w:t xml:space="preserve">e </w:t>
        </w:r>
      </w:ins>
      <w:del w:id="838" w:author="Victor Morales" w:date="2018-08-12T11:35:00Z">
        <w:r w:rsidDel="00B24AE3">
          <w:rPr>
            <w:b w:val="0"/>
          </w:rPr>
          <w:delText xml:space="preserve">el </w:delText>
        </w:r>
      </w:del>
      <w:del w:id="839" w:author="Victor Morales" w:date="2018-08-12T11:34:00Z">
        <w:r w:rsidDel="00B24AE3">
          <w:rPr>
            <w:b w:val="0"/>
          </w:rPr>
          <w:delText xml:space="preserve">Banco </w:delText>
        </w:r>
      </w:del>
      <w:r>
        <w:rPr>
          <w:b w:val="0"/>
        </w:rPr>
        <w:t xml:space="preserve">la </w:t>
      </w:r>
      <w:ins w:id="840" w:author="Victor Morales" w:date="2018-08-12T11:35:00Z">
        <w:r w:rsidR="00B24AE3">
          <w:rPr>
            <w:b w:val="0"/>
          </w:rPr>
          <w:t xml:space="preserve">empresa la </w:t>
        </w:r>
      </w:ins>
      <w:r>
        <w:rPr>
          <w:b w:val="0"/>
        </w:rPr>
        <w:t>correcta parametrización de las distintas opciones descritas en este requerimiento.</w:t>
      </w:r>
    </w:p>
    <w:p w:rsidR="00A24E1F" w:rsidRDefault="00A24E1F">
      <w:pPr>
        <w:pStyle w:val="MediumGrid1-Accent21"/>
        <w:jc w:val="both"/>
        <w:rPr>
          <w:b w:val="0"/>
        </w:rPr>
      </w:pPr>
    </w:p>
    <w:p w:rsidR="00A24E1F" w:rsidRDefault="00F977A9" w:rsidP="002D2617">
      <w:pPr>
        <w:numPr>
          <w:ilvl w:val="0"/>
          <w:numId w:val="16"/>
        </w:numPr>
        <w:jc w:val="both"/>
        <w:rPr>
          <w:b w:val="0"/>
        </w:rPr>
      </w:pPr>
      <w:r>
        <w:t>Comentarios Adicionales</w:t>
      </w:r>
    </w:p>
    <w:p w:rsidR="00A24E1F" w:rsidRDefault="00FA1550">
      <w:pPr>
        <w:ind w:left="1080"/>
        <w:jc w:val="both"/>
        <w:rPr>
          <w:b w:val="0"/>
        </w:rPr>
      </w:pPr>
      <w:r>
        <w:rPr>
          <w:b w:val="0"/>
        </w:rPr>
        <w:t>No aplica.</w:t>
      </w:r>
    </w:p>
    <w:p w:rsidR="00A24E1F" w:rsidRDefault="00A24E1F">
      <w:pPr>
        <w:ind w:left="1080"/>
        <w:jc w:val="both"/>
      </w:pPr>
    </w:p>
    <w:p w:rsidR="00A24E1F" w:rsidRDefault="00F977A9" w:rsidP="002D2617">
      <w:pPr>
        <w:numPr>
          <w:ilvl w:val="0"/>
          <w:numId w:val="16"/>
        </w:numPr>
        <w:jc w:val="both"/>
        <w:rPr>
          <w:b w:val="0"/>
        </w:rPr>
      </w:pPr>
      <w:r>
        <w:t>Solicitado por:</w:t>
      </w:r>
    </w:p>
    <w:p w:rsidR="00A24E1F" w:rsidRDefault="007F62A9">
      <w:pPr>
        <w:ind w:left="1080"/>
        <w:jc w:val="both"/>
        <w:rPr>
          <w:b w:val="0"/>
        </w:rPr>
      </w:pPr>
      <w:r>
        <w:rPr>
          <w:b w:val="0"/>
        </w:rPr>
        <w:t>Victor Morales</w:t>
      </w:r>
    </w:p>
    <w:p w:rsidR="00A24E1F" w:rsidRDefault="00A24E1F">
      <w:pPr>
        <w:jc w:val="both"/>
        <w:rPr>
          <w:b w:val="0"/>
        </w:rPr>
      </w:pPr>
    </w:p>
    <w:p w:rsidR="00A24E1F" w:rsidRDefault="00F977A9" w:rsidP="002D2617">
      <w:pPr>
        <w:numPr>
          <w:ilvl w:val="0"/>
          <w:numId w:val="16"/>
        </w:numPr>
        <w:jc w:val="both"/>
        <w:rPr>
          <w:b w:val="0"/>
        </w:rPr>
      </w:pPr>
      <w:r>
        <w:t xml:space="preserve">Módulo afectado: </w:t>
      </w:r>
    </w:p>
    <w:p w:rsidR="00DC7C6F" w:rsidRDefault="00FA1550">
      <w:pPr>
        <w:ind w:left="1080"/>
        <w:jc w:val="both"/>
        <w:rPr>
          <w:b w:val="0"/>
        </w:rPr>
      </w:pPr>
      <w:del w:id="841" w:author="Victor Morales" w:date="2018-08-12T11:34:00Z">
        <w:r w:rsidDel="00B24AE3">
          <w:rPr>
            <w:b w:val="0"/>
          </w:rPr>
          <w:delText>Credi Adquiriencia</w:delText>
        </w:r>
      </w:del>
      <w:ins w:id="842" w:author="Victor Morales" w:date="2018-08-12T11:34:00Z">
        <w:r w:rsidR="00B24AE3">
          <w:rPr>
            <w:b w:val="0"/>
          </w:rPr>
          <w:t>Clientes</w:t>
        </w:r>
      </w:ins>
    </w:p>
    <w:p w:rsidR="00DC7C6F" w:rsidRDefault="00DC7C6F">
      <w:pPr>
        <w:suppressAutoHyphens w:val="0"/>
        <w:rPr>
          <w:b w:val="0"/>
        </w:rPr>
      </w:pPr>
      <w:r>
        <w:rPr>
          <w:b w:val="0"/>
        </w:rPr>
        <w:br w:type="page"/>
      </w:r>
    </w:p>
    <w:p w:rsidR="00A24E1F" w:rsidRDefault="00C90681">
      <w:pPr>
        <w:pStyle w:val="Ttulo2"/>
        <w:numPr>
          <w:ilvl w:val="1"/>
          <w:numId w:val="3"/>
        </w:numPr>
        <w:jc w:val="both"/>
      </w:pPr>
      <w:bookmarkStart w:id="843" w:name="_Toc521861224"/>
      <w:r>
        <w:rPr>
          <w:rFonts w:ascii="Arial" w:hAnsi="Arial" w:cs="Arial"/>
          <w:b/>
          <w:bCs/>
        </w:rPr>
        <w:lastRenderedPageBreak/>
        <w:t xml:space="preserve">Requerimiento # </w:t>
      </w:r>
      <w:ins w:id="844" w:author="Renato Figueroa" w:date="2017-03-17T12:16:00Z">
        <w:r w:rsidR="00AE7145">
          <w:rPr>
            <w:rFonts w:ascii="Arial" w:hAnsi="Arial" w:cs="Arial"/>
            <w:b/>
            <w:bCs/>
          </w:rPr>
          <w:t>6</w:t>
        </w:r>
      </w:ins>
      <w:del w:id="845" w:author="Renato Figueroa" w:date="2017-03-17T12:16:00Z">
        <w:r w:rsidDel="00AE7145">
          <w:rPr>
            <w:rFonts w:ascii="Arial" w:hAnsi="Arial" w:cs="Arial"/>
            <w:b/>
            <w:bCs/>
          </w:rPr>
          <w:delText>5</w:delText>
        </w:r>
      </w:del>
      <w:r w:rsidR="00F977A9">
        <w:rPr>
          <w:rFonts w:ascii="Arial" w:hAnsi="Arial" w:cs="Arial"/>
          <w:b/>
          <w:bCs/>
        </w:rPr>
        <w:t xml:space="preserve"> – </w:t>
      </w:r>
      <w:r w:rsidR="0038523C">
        <w:rPr>
          <w:rFonts w:ascii="Arial" w:hAnsi="Arial" w:cs="Arial"/>
          <w:b/>
          <w:bCs/>
        </w:rPr>
        <w:t>Reportes</w:t>
      </w:r>
      <w:bookmarkEnd w:id="843"/>
    </w:p>
    <w:p w:rsidR="00A24E1F" w:rsidRDefault="00A24E1F"/>
    <w:p w:rsidR="00A24E1F" w:rsidRDefault="00F977A9" w:rsidP="0038523C">
      <w:pPr>
        <w:ind w:left="720"/>
        <w:jc w:val="both"/>
        <w:rPr>
          <w:b w:val="0"/>
        </w:rPr>
      </w:pPr>
      <w:r>
        <w:rPr>
          <w:b w:val="0"/>
        </w:rPr>
        <w:t xml:space="preserve">Se </w:t>
      </w:r>
      <w:r w:rsidR="0038523C">
        <w:rPr>
          <w:b w:val="0"/>
        </w:rPr>
        <w:t>requiere</w:t>
      </w:r>
      <w:r>
        <w:rPr>
          <w:b w:val="0"/>
        </w:rPr>
        <w:t xml:space="preserve"> que el </w:t>
      </w:r>
      <w:r w:rsidR="0038523C">
        <w:rPr>
          <w:b w:val="0"/>
        </w:rPr>
        <w:t>sistema cuente con los siguientes reportes:</w:t>
      </w:r>
    </w:p>
    <w:p w:rsidR="0038523C" w:rsidRDefault="0038523C" w:rsidP="0038523C">
      <w:pPr>
        <w:ind w:left="720"/>
        <w:jc w:val="both"/>
        <w:rPr>
          <w:b w:val="0"/>
        </w:rPr>
      </w:pPr>
    </w:p>
    <w:p w:rsidR="0038523C" w:rsidRPr="0038523C" w:rsidRDefault="0038523C" w:rsidP="0038523C">
      <w:pPr>
        <w:pStyle w:val="Prrafodelista"/>
        <w:numPr>
          <w:ilvl w:val="0"/>
          <w:numId w:val="19"/>
        </w:numPr>
        <w:jc w:val="both"/>
        <w:rPr>
          <w:b w:val="0"/>
        </w:rPr>
      </w:pPr>
      <w:r>
        <w:rPr>
          <w:b w:val="0"/>
        </w:rPr>
        <w:t>Reporte de Préstamos de Credi-Adquir</w:t>
      </w:r>
      <w:del w:id="846" w:author="Ana D. Panting / BANCO DEL PAIS" w:date="2017-03-06T11:33:00Z">
        <w:r w:rsidDel="00A061BE">
          <w:rPr>
            <w:b w:val="0"/>
          </w:rPr>
          <w:delText>i</w:delText>
        </w:r>
      </w:del>
      <w:r>
        <w:rPr>
          <w:b w:val="0"/>
        </w:rPr>
        <w:t>encia con Saldos Vencidos</w:t>
      </w:r>
    </w:p>
    <w:p w:rsidR="0038523C" w:rsidRDefault="0038523C" w:rsidP="0038523C">
      <w:pPr>
        <w:ind w:left="720"/>
        <w:jc w:val="both"/>
        <w:rPr>
          <w:b w:val="0"/>
        </w:rPr>
      </w:pPr>
    </w:p>
    <w:p w:rsidR="00A24E1F" w:rsidRDefault="0038523C" w:rsidP="0038523C">
      <w:pPr>
        <w:ind w:left="720"/>
        <w:jc w:val="both"/>
        <w:rPr>
          <w:b w:val="0"/>
        </w:rPr>
      </w:pPr>
      <w:r>
        <w:rPr>
          <w:b w:val="0"/>
        </w:rPr>
        <w:t xml:space="preserve">Este reporte deberá reflejar la siguiente información: </w:t>
      </w:r>
    </w:p>
    <w:p w:rsidR="00A24E1F" w:rsidRDefault="00A24E1F">
      <w:pPr>
        <w:pStyle w:val="Prrafodelista"/>
        <w:rPr>
          <w:b w:val="0"/>
        </w:rPr>
      </w:pPr>
    </w:p>
    <w:p w:rsidR="0038523C" w:rsidRPr="0038523C" w:rsidRDefault="0038523C" w:rsidP="0038523C">
      <w:pPr>
        <w:pStyle w:val="Prrafodelista"/>
        <w:rPr>
          <w:bCs/>
        </w:rPr>
      </w:pPr>
      <w:r w:rsidRPr="0038523C">
        <w:rPr>
          <w:bCs/>
        </w:rPr>
        <w:t xml:space="preserve">Datos del reporte. </w:t>
      </w:r>
    </w:p>
    <w:p w:rsidR="0038523C" w:rsidRPr="0038523C" w:rsidRDefault="0038523C" w:rsidP="0038523C">
      <w:pPr>
        <w:pStyle w:val="Prrafodelista"/>
        <w:numPr>
          <w:ilvl w:val="0"/>
          <w:numId w:val="20"/>
        </w:numPr>
        <w:rPr>
          <w:b w:val="0"/>
        </w:rPr>
      </w:pPr>
      <w:r w:rsidRPr="0038523C">
        <w:rPr>
          <w:b w:val="0"/>
        </w:rPr>
        <w:t>Fecha</w:t>
      </w:r>
    </w:p>
    <w:p w:rsidR="0038523C" w:rsidRPr="0038523C" w:rsidRDefault="0038523C" w:rsidP="0038523C">
      <w:pPr>
        <w:pStyle w:val="Prrafodelista"/>
        <w:numPr>
          <w:ilvl w:val="0"/>
          <w:numId w:val="20"/>
        </w:numPr>
        <w:rPr>
          <w:b w:val="0"/>
        </w:rPr>
      </w:pPr>
      <w:r w:rsidRPr="0038523C">
        <w:rPr>
          <w:b w:val="0"/>
        </w:rPr>
        <w:t>Nu</w:t>
      </w:r>
      <w:ins w:id="847" w:author="Ana D. Panting / BANCO DEL PAIS" w:date="2017-03-06T11:33:00Z">
        <w:r w:rsidR="00A061BE">
          <w:rPr>
            <w:b w:val="0"/>
          </w:rPr>
          <w:t>ú</w:t>
        </w:r>
      </w:ins>
      <w:r w:rsidRPr="0038523C">
        <w:rPr>
          <w:b w:val="0"/>
        </w:rPr>
        <w:t xml:space="preserve">mero de préstamo </w:t>
      </w:r>
    </w:p>
    <w:p w:rsidR="0038523C" w:rsidRPr="0038523C" w:rsidRDefault="0038523C" w:rsidP="0038523C">
      <w:pPr>
        <w:pStyle w:val="Prrafodelista"/>
        <w:numPr>
          <w:ilvl w:val="0"/>
          <w:numId w:val="20"/>
        </w:numPr>
        <w:rPr>
          <w:b w:val="0"/>
        </w:rPr>
      </w:pPr>
      <w:r w:rsidRPr="0038523C">
        <w:rPr>
          <w:b w:val="0"/>
        </w:rPr>
        <w:t xml:space="preserve">Código y Nombre de Cliente, </w:t>
      </w:r>
    </w:p>
    <w:p w:rsidR="0038523C" w:rsidRDefault="0038523C" w:rsidP="0038523C">
      <w:pPr>
        <w:pStyle w:val="Prrafodelista"/>
        <w:numPr>
          <w:ilvl w:val="0"/>
          <w:numId w:val="20"/>
        </w:numPr>
        <w:rPr>
          <w:b w:val="0"/>
        </w:rPr>
      </w:pPr>
      <w:r w:rsidRPr="0038523C">
        <w:rPr>
          <w:b w:val="0"/>
        </w:rPr>
        <w:t xml:space="preserve">Cuenta única, comercio y punto de venta. </w:t>
      </w:r>
    </w:p>
    <w:p w:rsidR="003F2A5A" w:rsidRPr="0038523C" w:rsidRDefault="003F2A5A" w:rsidP="003F2A5A">
      <w:pPr>
        <w:pStyle w:val="Prrafodelista"/>
        <w:numPr>
          <w:ilvl w:val="0"/>
          <w:numId w:val="20"/>
        </w:numPr>
        <w:rPr>
          <w:b w:val="0"/>
        </w:rPr>
      </w:pPr>
      <w:r w:rsidRPr="0038523C">
        <w:rPr>
          <w:b w:val="0"/>
        </w:rPr>
        <w:t>Fecha de Vencimiento</w:t>
      </w:r>
    </w:p>
    <w:p w:rsidR="003F2A5A" w:rsidRDefault="003F2A5A" w:rsidP="003F2A5A">
      <w:pPr>
        <w:pStyle w:val="Prrafodelista"/>
        <w:numPr>
          <w:ilvl w:val="0"/>
          <w:numId w:val="20"/>
        </w:numPr>
        <w:rPr>
          <w:ins w:id="848" w:author="Ana D. Panting / BANCO DEL PAIS" w:date="2017-03-06T11:34:00Z"/>
          <w:b w:val="0"/>
        </w:rPr>
      </w:pPr>
      <w:r w:rsidRPr="0038523C">
        <w:rPr>
          <w:b w:val="0"/>
        </w:rPr>
        <w:t xml:space="preserve">Saldo de Capital </w:t>
      </w:r>
    </w:p>
    <w:p w:rsidR="00A061BE" w:rsidRDefault="00A061BE" w:rsidP="003F2A5A">
      <w:pPr>
        <w:pStyle w:val="Prrafodelista"/>
        <w:numPr>
          <w:ilvl w:val="0"/>
          <w:numId w:val="20"/>
        </w:numPr>
        <w:rPr>
          <w:ins w:id="849" w:author="Ana D. Panting / BANCO DEL PAIS" w:date="2017-03-06T11:34:00Z"/>
          <w:b w:val="0"/>
        </w:rPr>
      </w:pPr>
      <w:ins w:id="850" w:author="Ana D. Panting / BANCO DEL PAIS" w:date="2017-03-06T11:34:00Z">
        <w:r>
          <w:rPr>
            <w:b w:val="0"/>
          </w:rPr>
          <w:t>Fecha de des</w:t>
        </w:r>
        <w:r w:rsidR="006D0004">
          <w:rPr>
            <w:b w:val="0"/>
          </w:rPr>
          <w:t>e</w:t>
        </w:r>
        <w:r>
          <w:rPr>
            <w:b w:val="0"/>
          </w:rPr>
          <w:t>mbolso</w:t>
        </w:r>
      </w:ins>
    </w:p>
    <w:p w:rsidR="006D0004" w:rsidRDefault="006D0004" w:rsidP="003F2A5A">
      <w:pPr>
        <w:pStyle w:val="Prrafodelista"/>
        <w:numPr>
          <w:ilvl w:val="0"/>
          <w:numId w:val="20"/>
        </w:numPr>
        <w:rPr>
          <w:ins w:id="851" w:author="Ana D. Panting / BANCO DEL PAIS" w:date="2017-03-06T11:34:00Z"/>
          <w:b w:val="0"/>
        </w:rPr>
      </w:pPr>
      <w:ins w:id="852" w:author="Ana D. Panting / BANCO DEL PAIS" w:date="2017-03-06T11:34:00Z">
        <w:r>
          <w:rPr>
            <w:b w:val="0"/>
          </w:rPr>
          <w:t>Monto original de desembolso</w:t>
        </w:r>
      </w:ins>
    </w:p>
    <w:p w:rsidR="006D0004" w:rsidRDefault="006D0004" w:rsidP="003F2A5A">
      <w:pPr>
        <w:pStyle w:val="Prrafodelista"/>
        <w:numPr>
          <w:ilvl w:val="0"/>
          <w:numId w:val="20"/>
        </w:numPr>
        <w:rPr>
          <w:ins w:id="853" w:author="Ana D. Panting / BANCO DEL PAIS" w:date="2017-03-06T11:34:00Z"/>
          <w:b w:val="0"/>
        </w:rPr>
      </w:pPr>
      <w:ins w:id="854" w:author="Ana D. Panting / BANCO DEL PAIS" w:date="2017-03-06T11:34:00Z">
        <w:r>
          <w:rPr>
            <w:b w:val="0"/>
          </w:rPr>
          <w:t>Monto de capital recuperado</w:t>
        </w:r>
      </w:ins>
    </w:p>
    <w:p w:rsidR="006D0004" w:rsidRDefault="006D0004" w:rsidP="003F2A5A">
      <w:pPr>
        <w:pStyle w:val="Prrafodelista"/>
        <w:numPr>
          <w:ilvl w:val="0"/>
          <w:numId w:val="20"/>
        </w:numPr>
        <w:rPr>
          <w:ins w:id="855" w:author="Ana D. Panting / BANCO DEL PAIS" w:date="2017-03-06T11:34:00Z"/>
          <w:b w:val="0"/>
        </w:rPr>
      </w:pPr>
      <w:ins w:id="856" w:author="Ana D. Panting / BANCO DEL PAIS" w:date="2017-03-06T11:34:00Z">
        <w:r>
          <w:rPr>
            <w:b w:val="0"/>
          </w:rPr>
          <w:t>% de recuperación de capital a la fecha</w:t>
        </w:r>
      </w:ins>
    </w:p>
    <w:p w:rsidR="006D0004" w:rsidRDefault="006D0004" w:rsidP="003F2A5A">
      <w:pPr>
        <w:pStyle w:val="Prrafodelista"/>
        <w:numPr>
          <w:ilvl w:val="0"/>
          <w:numId w:val="20"/>
        </w:numPr>
        <w:rPr>
          <w:ins w:id="857" w:author="Ana D. Panting / BANCO DEL PAIS" w:date="2017-03-06T11:35:00Z"/>
          <w:b w:val="0"/>
        </w:rPr>
      </w:pPr>
      <w:ins w:id="858" w:author="Ana D. Panting / BANCO DEL PAIS" w:date="2017-03-06T11:34:00Z">
        <w:r>
          <w:rPr>
            <w:b w:val="0"/>
          </w:rPr>
          <w:t>Intereses cobrados</w:t>
        </w:r>
      </w:ins>
    </w:p>
    <w:p w:rsidR="006D0004" w:rsidRPr="0038523C" w:rsidRDefault="006D0004" w:rsidP="003F2A5A">
      <w:pPr>
        <w:pStyle w:val="Prrafodelista"/>
        <w:numPr>
          <w:ilvl w:val="0"/>
          <w:numId w:val="20"/>
        </w:numPr>
        <w:rPr>
          <w:b w:val="0"/>
        </w:rPr>
      </w:pPr>
      <w:ins w:id="859" w:author="Ana D. Panting / BANCO DEL PAIS" w:date="2017-03-06T11:35:00Z">
        <w:r>
          <w:rPr>
            <w:b w:val="0"/>
          </w:rPr>
          <w:t>Comisión de desembolso aplicada</w:t>
        </w:r>
      </w:ins>
    </w:p>
    <w:p w:rsidR="00A24E1F" w:rsidRDefault="00A24E1F">
      <w:pPr>
        <w:ind w:left="360"/>
        <w:jc w:val="both"/>
        <w:rPr>
          <w:b w:val="0"/>
        </w:rPr>
      </w:pPr>
    </w:p>
    <w:p w:rsidR="00A24E1F" w:rsidRDefault="00F977A9" w:rsidP="006D707E">
      <w:pPr>
        <w:numPr>
          <w:ilvl w:val="0"/>
          <w:numId w:val="23"/>
        </w:numPr>
        <w:jc w:val="both"/>
      </w:pPr>
      <w:r>
        <w:rPr>
          <w:b w:val="0"/>
        </w:rPr>
        <w:t xml:space="preserve">Análisis del Requerimiento: </w:t>
      </w:r>
    </w:p>
    <w:tbl>
      <w:tblPr>
        <w:tblW w:w="7994" w:type="dxa"/>
        <w:tblInd w:w="1080" w:type="dxa"/>
        <w:tblLook w:val="04A0" w:firstRow="1" w:lastRow="0" w:firstColumn="1" w:lastColumn="0" w:noHBand="0" w:noVBand="1"/>
      </w:tblPr>
      <w:tblGrid>
        <w:gridCol w:w="870"/>
        <w:gridCol w:w="7124"/>
      </w:tblGrid>
      <w:tr w:rsidR="00A24E1F">
        <w:tc>
          <w:tcPr>
            <w:tcW w:w="870" w:type="dxa"/>
            <w:shd w:val="clear" w:color="auto" w:fill="auto"/>
            <w:vAlign w:val="center"/>
          </w:tcPr>
          <w:p w:rsidR="00A24E1F" w:rsidRDefault="00A24E1F">
            <w:pPr>
              <w:jc w:val="cente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Sí, cumple con requerimiento</w:t>
            </w:r>
          </w:p>
        </w:tc>
      </w:tr>
      <w:tr w:rsidR="00A24E1F">
        <w:tc>
          <w:tcPr>
            <w:tcW w:w="870" w:type="dxa"/>
            <w:shd w:val="clear" w:color="auto" w:fill="auto"/>
            <w:vAlign w:val="center"/>
          </w:tcPr>
          <w:p w:rsidR="00A24E1F" w:rsidRDefault="00F977A9">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pPr>
            <w:r>
              <w:rPr>
                <w:b w:val="0"/>
              </w:rPr>
              <w:t>No, no cumple con requerimiento</w:t>
            </w:r>
          </w:p>
        </w:tc>
      </w:tr>
      <w:tr w:rsidR="00A24E1F">
        <w:tc>
          <w:tcPr>
            <w:tcW w:w="870" w:type="dxa"/>
            <w:shd w:val="clear" w:color="auto" w:fill="auto"/>
            <w:vAlign w:val="center"/>
          </w:tcPr>
          <w:p w:rsidR="00A24E1F" w:rsidRDefault="00F977A9">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Requiere programación por parte de Byte.</w:t>
            </w:r>
          </w:p>
        </w:tc>
      </w:tr>
      <w:tr w:rsidR="00A24E1F">
        <w:tc>
          <w:tcPr>
            <w:tcW w:w="870" w:type="dxa"/>
            <w:shd w:val="clear" w:color="auto" w:fill="auto"/>
            <w:vAlign w:val="center"/>
          </w:tcPr>
          <w:p w:rsidR="00A24E1F" w:rsidRDefault="00A24E1F">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Requiere programación por parte del cliente.</w:t>
            </w:r>
          </w:p>
        </w:tc>
      </w:tr>
      <w:tr w:rsidR="00A24E1F">
        <w:tc>
          <w:tcPr>
            <w:tcW w:w="870" w:type="dxa"/>
            <w:shd w:val="clear" w:color="auto" w:fill="auto"/>
            <w:vAlign w:val="center"/>
          </w:tcPr>
          <w:p w:rsidR="00A24E1F" w:rsidRDefault="00F977A9">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Requiere parametrización por parte del usuario.</w:t>
            </w:r>
          </w:p>
        </w:tc>
      </w:tr>
      <w:tr w:rsidR="00A24E1F">
        <w:tc>
          <w:tcPr>
            <w:tcW w:w="870" w:type="dxa"/>
            <w:shd w:val="clear" w:color="auto" w:fill="auto"/>
            <w:vAlign w:val="center"/>
          </w:tcPr>
          <w:p w:rsidR="00A24E1F" w:rsidRDefault="00A24E1F">
            <w:pPr>
              <w:jc w:val="center"/>
              <w:rPr>
                <w:b w:val="0"/>
                <w:u w:val="single"/>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Requerimiento para una sola empresa.</w:t>
            </w:r>
          </w:p>
        </w:tc>
      </w:tr>
      <w:tr w:rsidR="00A24E1F">
        <w:tc>
          <w:tcPr>
            <w:tcW w:w="870" w:type="dxa"/>
            <w:shd w:val="clear" w:color="auto" w:fill="auto"/>
            <w:vAlign w:val="center"/>
          </w:tcPr>
          <w:p w:rsidR="00A24E1F" w:rsidRDefault="00A24E1F">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Requiere migración y certificación de datos.</w:t>
            </w:r>
          </w:p>
        </w:tc>
      </w:tr>
      <w:tr w:rsidR="00A24E1F">
        <w:tc>
          <w:tcPr>
            <w:tcW w:w="870" w:type="dxa"/>
            <w:shd w:val="clear" w:color="auto" w:fill="auto"/>
            <w:vAlign w:val="center"/>
          </w:tcPr>
          <w:p w:rsidR="00A24E1F" w:rsidRDefault="00F977A9">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pPr>
            <w:r>
              <w:rPr>
                <w:b w:val="0"/>
              </w:rPr>
              <w:t>Requiere Ingreso de datos por parte del usuario.</w:t>
            </w:r>
          </w:p>
        </w:tc>
      </w:tr>
      <w:tr w:rsidR="00A24E1F">
        <w:tc>
          <w:tcPr>
            <w:tcW w:w="870" w:type="dxa"/>
            <w:shd w:val="clear" w:color="auto" w:fill="auto"/>
            <w:vAlign w:val="center"/>
          </w:tcPr>
          <w:p w:rsidR="00A24E1F" w:rsidRDefault="00A24E1F">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Requiere Actualizar Log de Auditoria.</w:t>
            </w:r>
          </w:p>
        </w:tc>
      </w:tr>
      <w:tr w:rsidR="00A24E1F">
        <w:tc>
          <w:tcPr>
            <w:tcW w:w="870" w:type="dxa"/>
            <w:shd w:val="clear" w:color="auto" w:fill="auto"/>
            <w:vAlign w:val="center"/>
          </w:tcPr>
          <w:p w:rsidR="00A24E1F" w:rsidRDefault="00A24E1F">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Requiere Clave de Ejecutivo.</w:t>
            </w:r>
          </w:p>
        </w:tc>
      </w:tr>
      <w:tr w:rsidR="00A24E1F">
        <w:tc>
          <w:tcPr>
            <w:tcW w:w="870" w:type="dxa"/>
            <w:shd w:val="clear" w:color="auto" w:fill="auto"/>
            <w:vAlign w:val="center"/>
          </w:tcPr>
          <w:p w:rsidR="00A24E1F" w:rsidRDefault="00A24E1F">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pPr>
            <w:r>
              <w:rPr>
                <w:b w:val="0"/>
              </w:rPr>
              <w:t>Requiere capacitación al usuario.</w:t>
            </w:r>
          </w:p>
        </w:tc>
      </w:tr>
      <w:tr w:rsidR="00A24E1F">
        <w:trPr>
          <w:trHeight w:val="96"/>
        </w:trPr>
        <w:tc>
          <w:tcPr>
            <w:tcW w:w="870" w:type="dxa"/>
            <w:shd w:val="clear" w:color="auto" w:fill="auto"/>
            <w:vAlign w:val="center"/>
          </w:tcPr>
          <w:p w:rsidR="00A24E1F" w:rsidRDefault="00A24E1F">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pPr>
            <w:r>
              <w:rPr>
                <w:b w:val="0"/>
              </w:rPr>
              <w:t>Requiere soporte parametrización.</w:t>
            </w:r>
          </w:p>
        </w:tc>
      </w:tr>
      <w:tr w:rsidR="00A24E1F">
        <w:tc>
          <w:tcPr>
            <w:tcW w:w="870" w:type="dxa"/>
            <w:shd w:val="clear" w:color="auto" w:fill="auto"/>
            <w:vAlign w:val="center"/>
          </w:tcPr>
          <w:p w:rsidR="00A24E1F" w:rsidRDefault="00F977A9">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pPr>
            <w:r>
              <w:rPr>
                <w:b w:val="0"/>
              </w:rPr>
              <w:t>Requiere soporte puesta en marcha.</w:t>
            </w:r>
          </w:p>
        </w:tc>
      </w:tr>
    </w:tbl>
    <w:p w:rsidR="00A24E1F" w:rsidRDefault="00A24E1F">
      <w:pPr>
        <w:ind w:left="360"/>
        <w:jc w:val="both"/>
      </w:pPr>
    </w:p>
    <w:p w:rsidR="00A24E1F" w:rsidRDefault="00F977A9" w:rsidP="006D707E">
      <w:pPr>
        <w:numPr>
          <w:ilvl w:val="0"/>
          <w:numId w:val="23"/>
        </w:numPr>
        <w:jc w:val="both"/>
        <w:rPr>
          <w:b w:val="0"/>
        </w:rPr>
      </w:pPr>
      <w:r>
        <w:t>Solución propuesta por Byte:</w:t>
      </w:r>
    </w:p>
    <w:p w:rsidR="00A24E1F" w:rsidRDefault="00A24E1F">
      <w:pPr>
        <w:ind w:left="1080"/>
        <w:jc w:val="both"/>
        <w:rPr>
          <w:b w:val="0"/>
        </w:rPr>
      </w:pPr>
    </w:p>
    <w:p w:rsidR="00E646A3" w:rsidRDefault="00E646A3">
      <w:pPr>
        <w:ind w:left="1080"/>
        <w:jc w:val="both"/>
        <w:rPr>
          <w:b w:val="0"/>
        </w:rPr>
      </w:pPr>
      <w:r>
        <w:rPr>
          <w:b w:val="0"/>
        </w:rPr>
        <w:t xml:space="preserve">Se creará el reporte según lo enunciado en el requerimiento. </w:t>
      </w:r>
    </w:p>
    <w:p w:rsidR="00E646A3" w:rsidDel="006D0004" w:rsidRDefault="00E646A3">
      <w:pPr>
        <w:ind w:left="1080"/>
        <w:jc w:val="both"/>
        <w:rPr>
          <w:del w:id="860" w:author="Ana D. Panting / BANCO DEL PAIS" w:date="2017-03-06T11:36:00Z"/>
          <w:b w:val="0"/>
        </w:rPr>
      </w:pPr>
      <w:r>
        <w:rPr>
          <w:b w:val="0"/>
        </w:rPr>
        <w:t>Este reporte generará información al día, no histórica</w:t>
      </w:r>
      <w:r w:rsidR="00CD47E4">
        <w:rPr>
          <w:b w:val="0"/>
        </w:rPr>
        <w:t>.</w:t>
      </w:r>
    </w:p>
    <w:p w:rsidR="00252269" w:rsidRDefault="00252269">
      <w:pPr>
        <w:ind w:left="1080"/>
        <w:jc w:val="both"/>
        <w:rPr>
          <w:ins w:id="861" w:author="Ana D. Panting / BANCO DEL PAIS" w:date="2017-03-06T11:36:00Z"/>
          <w:b w:val="0"/>
        </w:rPr>
        <w:pPrChange w:id="862" w:author="Ana D. Panting / BANCO DEL PAIS" w:date="2017-03-06T11:36:00Z">
          <w:pPr>
            <w:pStyle w:val="Prrafodelista"/>
            <w:jc w:val="both"/>
          </w:pPr>
        </w:pPrChange>
      </w:pPr>
    </w:p>
    <w:p w:rsidR="006D0004" w:rsidRDefault="006D0004">
      <w:pPr>
        <w:ind w:left="1080"/>
        <w:jc w:val="both"/>
        <w:rPr>
          <w:b w:val="0"/>
        </w:rPr>
        <w:pPrChange w:id="863" w:author="Ana D. Panting / BANCO DEL PAIS" w:date="2017-03-06T11:36:00Z">
          <w:pPr>
            <w:pStyle w:val="Prrafodelista"/>
            <w:jc w:val="both"/>
          </w:pPr>
        </w:pPrChange>
      </w:pPr>
      <w:ins w:id="864" w:author="Ana D. Panting / BANCO DEL PAIS" w:date="2017-03-06T11:36:00Z">
        <w:r>
          <w:rPr>
            <w:b w:val="0"/>
          </w:rPr>
          <w:t>Se requiere reporte por rango de fechas y con filtros de consulta por comercio afiliado, por préstamo.</w:t>
        </w:r>
      </w:ins>
    </w:p>
    <w:p w:rsidR="00A24E1F" w:rsidRDefault="00F977A9" w:rsidP="006D707E">
      <w:pPr>
        <w:numPr>
          <w:ilvl w:val="0"/>
          <w:numId w:val="23"/>
        </w:numPr>
        <w:jc w:val="both"/>
        <w:rPr>
          <w:b w:val="0"/>
        </w:rPr>
      </w:pPr>
      <w:r>
        <w:t>Anexos:</w:t>
      </w:r>
    </w:p>
    <w:p w:rsidR="00A24E1F" w:rsidRDefault="00A24E1F">
      <w:pPr>
        <w:ind w:left="1080"/>
        <w:jc w:val="both"/>
        <w:rPr>
          <w:b w:val="0"/>
        </w:rPr>
      </w:pPr>
    </w:p>
    <w:tbl>
      <w:tblPr>
        <w:tblW w:w="7994" w:type="dxa"/>
        <w:tblInd w:w="1080" w:type="dxa"/>
        <w:tblLook w:val="04A0" w:firstRow="1" w:lastRow="0" w:firstColumn="1" w:lastColumn="0" w:noHBand="0" w:noVBand="1"/>
      </w:tblPr>
      <w:tblGrid>
        <w:gridCol w:w="870"/>
        <w:gridCol w:w="7124"/>
      </w:tblGrid>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la(s) pantalla(s) donde se indica claramente el cambio.</w:t>
            </w:r>
          </w:p>
        </w:tc>
      </w:tr>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Reporte(s)</w:t>
            </w:r>
          </w:p>
        </w:tc>
      </w:tr>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forma(s) pre-impresa(s)</w:t>
            </w:r>
          </w:p>
        </w:tc>
      </w:tr>
      <w:tr w:rsidR="00A24E1F">
        <w:tc>
          <w:tcPr>
            <w:tcW w:w="870" w:type="dxa"/>
            <w:shd w:val="clear" w:color="auto" w:fill="auto"/>
            <w:vAlign w:val="center"/>
          </w:tcPr>
          <w:p w:rsidR="00A24E1F" w:rsidRDefault="00F977A9">
            <w:pPr>
              <w:jc w:val="center"/>
              <w:rPr>
                <w:b w:val="0"/>
              </w:rPr>
            </w:pPr>
            <w:r>
              <w:rPr>
                <w:u w:val="single"/>
              </w:rPr>
              <w:lastRenderedPageBreak/>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No lleva anexos.</w:t>
            </w:r>
          </w:p>
        </w:tc>
      </w:tr>
    </w:tbl>
    <w:p w:rsidR="00A24E1F" w:rsidRDefault="00A24E1F">
      <w:pPr>
        <w:ind w:left="360" w:firstLine="720"/>
        <w:jc w:val="both"/>
        <w:rPr>
          <w:b w:val="0"/>
          <w:color w:val="0070C0"/>
        </w:rPr>
      </w:pPr>
    </w:p>
    <w:p w:rsidR="00A24E1F" w:rsidRDefault="00F977A9" w:rsidP="006D707E">
      <w:pPr>
        <w:numPr>
          <w:ilvl w:val="0"/>
          <w:numId w:val="23"/>
        </w:numPr>
        <w:jc w:val="both"/>
        <w:rPr>
          <w:b w:val="0"/>
        </w:rPr>
      </w:pPr>
      <w:r>
        <w:t>Programación Requerida por Parte del Cliente</w:t>
      </w:r>
    </w:p>
    <w:p w:rsidR="00A24E1F" w:rsidRDefault="00F977A9">
      <w:pPr>
        <w:ind w:left="1080"/>
        <w:jc w:val="both"/>
        <w:rPr>
          <w:b w:val="0"/>
        </w:rPr>
      </w:pPr>
      <w:r>
        <w:rPr>
          <w:b w:val="0"/>
        </w:rPr>
        <w:t>No aplica.</w:t>
      </w:r>
    </w:p>
    <w:p w:rsidR="00A24E1F" w:rsidRDefault="00A24E1F">
      <w:pPr>
        <w:ind w:left="1080"/>
        <w:jc w:val="both"/>
        <w:rPr>
          <w:b w:val="0"/>
        </w:rPr>
      </w:pPr>
    </w:p>
    <w:p w:rsidR="00A24E1F" w:rsidRDefault="00F977A9" w:rsidP="006D707E">
      <w:pPr>
        <w:numPr>
          <w:ilvl w:val="0"/>
          <w:numId w:val="23"/>
        </w:numPr>
        <w:jc w:val="both"/>
        <w:rPr>
          <w:b w:val="0"/>
        </w:rPr>
      </w:pPr>
      <w:r>
        <w:t>Parametrización a Realizar por Parte del Cliente</w:t>
      </w:r>
    </w:p>
    <w:p w:rsidR="00A24E1F" w:rsidRDefault="00F977A9">
      <w:pPr>
        <w:ind w:left="1080"/>
        <w:jc w:val="both"/>
        <w:rPr>
          <w:b w:val="0"/>
        </w:rPr>
      </w:pPr>
      <w:r>
        <w:rPr>
          <w:b w:val="0"/>
        </w:rPr>
        <w:t>No aplica.</w:t>
      </w:r>
    </w:p>
    <w:p w:rsidR="00A24E1F" w:rsidRDefault="00A24E1F">
      <w:pPr>
        <w:pStyle w:val="MediumGrid1-Accent21"/>
        <w:jc w:val="both"/>
        <w:rPr>
          <w:b w:val="0"/>
        </w:rPr>
      </w:pPr>
    </w:p>
    <w:p w:rsidR="00A24E1F" w:rsidRDefault="00F977A9" w:rsidP="006D707E">
      <w:pPr>
        <w:numPr>
          <w:ilvl w:val="0"/>
          <w:numId w:val="23"/>
        </w:numPr>
        <w:jc w:val="both"/>
        <w:rPr>
          <w:b w:val="0"/>
        </w:rPr>
      </w:pPr>
      <w:r>
        <w:t>Comentarios Adicionales</w:t>
      </w:r>
    </w:p>
    <w:p w:rsidR="00A24E1F" w:rsidRDefault="00F977A9">
      <w:pPr>
        <w:ind w:left="1080"/>
        <w:jc w:val="both"/>
      </w:pPr>
      <w:r>
        <w:rPr>
          <w:b w:val="0"/>
        </w:rPr>
        <w:t>No aplica.</w:t>
      </w:r>
    </w:p>
    <w:p w:rsidR="00A24E1F" w:rsidRDefault="00A24E1F">
      <w:pPr>
        <w:ind w:left="1080"/>
        <w:jc w:val="both"/>
      </w:pPr>
    </w:p>
    <w:p w:rsidR="00A24E1F" w:rsidRDefault="00F977A9" w:rsidP="006D707E">
      <w:pPr>
        <w:numPr>
          <w:ilvl w:val="0"/>
          <w:numId w:val="23"/>
        </w:numPr>
        <w:jc w:val="both"/>
        <w:rPr>
          <w:b w:val="0"/>
        </w:rPr>
      </w:pPr>
      <w:r>
        <w:t>Solicitado por:</w:t>
      </w:r>
    </w:p>
    <w:p w:rsidR="00A24E1F" w:rsidRDefault="003F2A5A">
      <w:pPr>
        <w:ind w:left="1080"/>
        <w:jc w:val="both"/>
        <w:rPr>
          <w:b w:val="0"/>
        </w:rPr>
      </w:pPr>
      <w:r>
        <w:rPr>
          <w:b w:val="0"/>
        </w:rPr>
        <w:t>Ana Panting</w:t>
      </w:r>
      <w:r w:rsidR="00351CF1">
        <w:rPr>
          <w:b w:val="0"/>
        </w:rPr>
        <w:t xml:space="preserve"> – Gerente de Adquiriencia</w:t>
      </w:r>
    </w:p>
    <w:p w:rsidR="00A24E1F" w:rsidRDefault="00A24E1F">
      <w:pPr>
        <w:jc w:val="both"/>
        <w:rPr>
          <w:b w:val="0"/>
        </w:rPr>
      </w:pPr>
    </w:p>
    <w:p w:rsidR="00A24E1F" w:rsidRDefault="00F977A9" w:rsidP="006D707E">
      <w:pPr>
        <w:numPr>
          <w:ilvl w:val="0"/>
          <w:numId w:val="23"/>
        </w:numPr>
        <w:jc w:val="both"/>
        <w:rPr>
          <w:b w:val="0"/>
        </w:rPr>
      </w:pPr>
      <w:r>
        <w:t xml:space="preserve">Módulo afectado: </w:t>
      </w:r>
    </w:p>
    <w:p w:rsidR="00A24E1F" w:rsidRDefault="003F2A5A">
      <w:pPr>
        <w:ind w:left="1080"/>
        <w:jc w:val="both"/>
        <w:rPr>
          <w:b w:val="0"/>
        </w:rPr>
      </w:pPr>
      <w:r>
        <w:rPr>
          <w:b w:val="0"/>
        </w:rPr>
        <w:t>Credi-Adquiriencia</w:t>
      </w:r>
    </w:p>
    <w:p w:rsidR="00A24E1F" w:rsidRDefault="00A24E1F"/>
    <w:p w:rsidR="00311B2A" w:rsidRDefault="00311B2A">
      <w:pPr>
        <w:suppressAutoHyphens w:val="0"/>
      </w:pPr>
      <w:r>
        <w:br w:type="page"/>
      </w:r>
    </w:p>
    <w:p w:rsidR="00311B2A" w:rsidRDefault="00712E0B" w:rsidP="00311B2A">
      <w:pPr>
        <w:pStyle w:val="Ttulo2"/>
        <w:numPr>
          <w:ilvl w:val="1"/>
          <w:numId w:val="3"/>
        </w:numPr>
        <w:jc w:val="both"/>
      </w:pPr>
      <w:bookmarkStart w:id="865" w:name="_Toc521861225"/>
      <w:r>
        <w:rPr>
          <w:rFonts w:ascii="Arial" w:hAnsi="Arial" w:cs="Arial"/>
          <w:b/>
          <w:bCs/>
        </w:rPr>
        <w:lastRenderedPageBreak/>
        <w:t xml:space="preserve">Requerimiento # </w:t>
      </w:r>
      <w:ins w:id="866" w:author="Renato Figueroa" w:date="2017-03-17T12:16:00Z">
        <w:r w:rsidR="00AE7145">
          <w:rPr>
            <w:rFonts w:ascii="Arial" w:hAnsi="Arial" w:cs="Arial"/>
            <w:b/>
            <w:bCs/>
          </w:rPr>
          <w:t>7</w:t>
        </w:r>
      </w:ins>
      <w:del w:id="867" w:author="Renato Figueroa" w:date="2017-03-17T12:16:00Z">
        <w:r w:rsidDel="00AE7145">
          <w:rPr>
            <w:rFonts w:ascii="Arial" w:hAnsi="Arial" w:cs="Arial"/>
            <w:b/>
            <w:bCs/>
          </w:rPr>
          <w:delText>6</w:delText>
        </w:r>
      </w:del>
      <w:r w:rsidR="00311B2A">
        <w:rPr>
          <w:rFonts w:ascii="Arial" w:hAnsi="Arial" w:cs="Arial"/>
          <w:b/>
          <w:bCs/>
        </w:rPr>
        <w:t xml:space="preserve"> – Contabilización</w:t>
      </w:r>
      <w:bookmarkEnd w:id="865"/>
    </w:p>
    <w:p w:rsidR="00311B2A" w:rsidRDefault="00311B2A" w:rsidP="00311B2A"/>
    <w:p w:rsidR="00311B2A" w:rsidRDefault="00311B2A" w:rsidP="00311B2A">
      <w:pPr>
        <w:ind w:left="720"/>
        <w:jc w:val="both"/>
        <w:rPr>
          <w:b w:val="0"/>
        </w:rPr>
      </w:pPr>
      <w:r>
        <w:rPr>
          <w:b w:val="0"/>
        </w:rPr>
        <w:t>Se requiere que el sistema genere el registro contable</w:t>
      </w:r>
      <w:r w:rsidR="0079265A">
        <w:rPr>
          <w:b w:val="0"/>
        </w:rPr>
        <w:t xml:space="preserve"> automático</w:t>
      </w:r>
      <w:r>
        <w:rPr>
          <w:b w:val="0"/>
        </w:rPr>
        <w:t xml:space="preserve"> de las transacciones derivadas del proceso de Credi Adquiriencia:</w:t>
      </w:r>
    </w:p>
    <w:p w:rsidR="00311B2A" w:rsidRDefault="00311B2A" w:rsidP="00311B2A">
      <w:pPr>
        <w:ind w:left="720"/>
        <w:jc w:val="both"/>
        <w:rPr>
          <w:b w:val="0"/>
        </w:rPr>
      </w:pPr>
    </w:p>
    <w:p w:rsidR="00311B2A" w:rsidRDefault="0079265A" w:rsidP="00311B2A">
      <w:pPr>
        <w:pStyle w:val="Prrafodelista"/>
        <w:numPr>
          <w:ilvl w:val="0"/>
          <w:numId w:val="19"/>
        </w:numPr>
        <w:jc w:val="both"/>
        <w:rPr>
          <w:b w:val="0"/>
        </w:rPr>
      </w:pPr>
      <w:r>
        <w:rPr>
          <w:b w:val="0"/>
        </w:rPr>
        <w:t xml:space="preserve">ENT – </w:t>
      </w:r>
      <w:r w:rsidR="00311B2A">
        <w:rPr>
          <w:b w:val="0"/>
        </w:rPr>
        <w:t>Desembolso</w:t>
      </w:r>
      <w:r>
        <w:rPr>
          <w:b w:val="0"/>
        </w:rPr>
        <w:t xml:space="preserve"> </w:t>
      </w:r>
    </w:p>
    <w:p w:rsidR="00311B2A" w:rsidRPr="0038523C" w:rsidRDefault="0079265A" w:rsidP="00311B2A">
      <w:pPr>
        <w:pStyle w:val="Prrafodelista"/>
        <w:numPr>
          <w:ilvl w:val="0"/>
          <w:numId w:val="19"/>
        </w:numPr>
        <w:jc w:val="both"/>
        <w:rPr>
          <w:b w:val="0"/>
        </w:rPr>
      </w:pPr>
      <w:r>
        <w:rPr>
          <w:b w:val="0"/>
        </w:rPr>
        <w:t>PAG – Pago de Préstamos</w:t>
      </w:r>
    </w:p>
    <w:p w:rsidR="0079265A" w:rsidRDefault="0079265A" w:rsidP="00311B2A">
      <w:pPr>
        <w:ind w:left="720"/>
        <w:jc w:val="both"/>
        <w:rPr>
          <w:b w:val="0"/>
        </w:rPr>
      </w:pPr>
    </w:p>
    <w:p w:rsidR="00311B2A" w:rsidRDefault="00311B2A" w:rsidP="006D707E">
      <w:pPr>
        <w:numPr>
          <w:ilvl w:val="0"/>
          <w:numId w:val="21"/>
        </w:numPr>
        <w:jc w:val="both"/>
      </w:pPr>
      <w:r>
        <w:rPr>
          <w:b w:val="0"/>
        </w:rPr>
        <w:t xml:space="preserve">Análisis del Requerimiento: </w:t>
      </w:r>
    </w:p>
    <w:tbl>
      <w:tblPr>
        <w:tblW w:w="7994" w:type="dxa"/>
        <w:tblInd w:w="1080" w:type="dxa"/>
        <w:tblLook w:val="04A0" w:firstRow="1" w:lastRow="0" w:firstColumn="1" w:lastColumn="0" w:noHBand="0" w:noVBand="1"/>
      </w:tblPr>
      <w:tblGrid>
        <w:gridCol w:w="870"/>
        <w:gridCol w:w="7124"/>
      </w:tblGrid>
      <w:tr w:rsidR="00311B2A" w:rsidTr="00311B2A">
        <w:tc>
          <w:tcPr>
            <w:tcW w:w="870" w:type="dxa"/>
            <w:shd w:val="clear" w:color="auto" w:fill="auto"/>
            <w:vAlign w:val="center"/>
          </w:tcPr>
          <w:p w:rsidR="00311B2A" w:rsidRDefault="00712E0B" w:rsidP="00311B2A">
            <w:pPr>
              <w:jc w:val="cente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Sí, cumple con requerimiento</w:t>
            </w:r>
          </w:p>
        </w:tc>
      </w:tr>
      <w:tr w:rsidR="00311B2A" w:rsidTr="00311B2A">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pPr>
            <w:r>
              <w:rPr>
                <w:b w:val="0"/>
              </w:rPr>
              <w:t>No, no cumple con requerimiento</w:t>
            </w:r>
          </w:p>
        </w:tc>
      </w:tr>
      <w:tr w:rsidR="00311B2A" w:rsidTr="00311B2A">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Requiere programación por parte de Byte.</w:t>
            </w:r>
          </w:p>
        </w:tc>
      </w:tr>
      <w:tr w:rsidR="00311B2A" w:rsidTr="00311B2A">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Requiere programación por parte del cliente.</w:t>
            </w:r>
          </w:p>
        </w:tc>
      </w:tr>
      <w:tr w:rsidR="00311B2A" w:rsidTr="00311B2A">
        <w:tc>
          <w:tcPr>
            <w:tcW w:w="870" w:type="dxa"/>
            <w:shd w:val="clear" w:color="auto" w:fill="auto"/>
            <w:vAlign w:val="center"/>
          </w:tcPr>
          <w:p w:rsidR="00311B2A" w:rsidRDefault="00311B2A" w:rsidP="00311B2A">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Requiere parametrización por parte del usuario.</w:t>
            </w:r>
          </w:p>
        </w:tc>
      </w:tr>
      <w:tr w:rsidR="00311B2A" w:rsidTr="00311B2A">
        <w:tc>
          <w:tcPr>
            <w:tcW w:w="870" w:type="dxa"/>
            <w:shd w:val="clear" w:color="auto" w:fill="auto"/>
            <w:vAlign w:val="center"/>
          </w:tcPr>
          <w:p w:rsidR="00311B2A" w:rsidRDefault="00311B2A" w:rsidP="00311B2A">
            <w:pPr>
              <w:jc w:val="center"/>
              <w:rPr>
                <w:b w:val="0"/>
                <w:u w:val="single"/>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Requerimiento para una sola empresa.</w:t>
            </w:r>
          </w:p>
        </w:tc>
      </w:tr>
      <w:tr w:rsidR="00311B2A" w:rsidTr="00311B2A">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Requiere migración y certificación de datos.</w:t>
            </w:r>
          </w:p>
        </w:tc>
      </w:tr>
      <w:tr w:rsidR="00311B2A" w:rsidTr="00311B2A">
        <w:tc>
          <w:tcPr>
            <w:tcW w:w="870" w:type="dxa"/>
            <w:shd w:val="clear" w:color="auto" w:fill="auto"/>
            <w:vAlign w:val="center"/>
          </w:tcPr>
          <w:p w:rsidR="00311B2A" w:rsidRDefault="00311B2A" w:rsidP="00311B2A">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pPr>
            <w:r>
              <w:rPr>
                <w:b w:val="0"/>
              </w:rPr>
              <w:t>Requiere Ingreso de datos por parte del usuario.</w:t>
            </w:r>
          </w:p>
        </w:tc>
      </w:tr>
      <w:tr w:rsidR="00311B2A" w:rsidTr="00311B2A">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Requiere Actualizar Log de Auditoria.</w:t>
            </w:r>
          </w:p>
        </w:tc>
      </w:tr>
      <w:tr w:rsidR="00311B2A" w:rsidTr="00311B2A">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Requiere Clave de Ejecutivo.</w:t>
            </w:r>
          </w:p>
        </w:tc>
      </w:tr>
      <w:tr w:rsidR="00311B2A" w:rsidTr="00311B2A">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pPr>
            <w:r>
              <w:rPr>
                <w:b w:val="0"/>
              </w:rPr>
              <w:t>Requiere capacitación al usuario.</w:t>
            </w:r>
          </w:p>
        </w:tc>
      </w:tr>
      <w:tr w:rsidR="00311B2A" w:rsidTr="00311B2A">
        <w:trPr>
          <w:trHeight w:val="96"/>
        </w:trPr>
        <w:tc>
          <w:tcPr>
            <w:tcW w:w="870" w:type="dxa"/>
            <w:shd w:val="clear" w:color="auto" w:fill="auto"/>
            <w:vAlign w:val="center"/>
          </w:tcPr>
          <w:p w:rsidR="00311B2A" w:rsidRDefault="00311B2A" w:rsidP="00311B2A">
            <w:pPr>
              <w:jc w:val="center"/>
              <w:rPr>
                <w:b w:val="0"/>
              </w:rPr>
            </w:pP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pPr>
            <w:r>
              <w:rPr>
                <w:b w:val="0"/>
              </w:rPr>
              <w:t>Requiere soporte parametrización.</w:t>
            </w:r>
          </w:p>
        </w:tc>
      </w:tr>
      <w:tr w:rsidR="00311B2A" w:rsidTr="00311B2A">
        <w:tc>
          <w:tcPr>
            <w:tcW w:w="870" w:type="dxa"/>
            <w:shd w:val="clear" w:color="auto" w:fill="auto"/>
            <w:vAlign w:val="center"/>
          </w:tcPr>
          <w:p w:rsidR="00311B2A" w:rsidRDefault="00311B2A" w:rsidP="00311B2A">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pPr>
            <w:r>
              <w:rPr>
                <w:b w:val="0"/>
              </w:rPr>
              <w:t>Requiere soporte puesta en marcha.</w:t>
            </w:r>
          </w:p>
        </w:tc>
      </w:tr>
    </w:tbl>
    <w:p w:rsidR="00311B2A" w:rsidRDefault="00311B2A" w:rsidP="00311B2A">
      <w:pPr>
        <w:ind w:left="360"/>
        <w:jc w:val="both"/>
      </w:pPr>
    </w:p>
    <w:p w:rsidR="00311B2A" w:rsidRDefault="00311B2A" w:rsidP="006D707E">
      <w:pPr>
        <w:numPr>
          <w:ilvl w:val="0"/>
          <w:numId w:val="21"/>
        </w:numPr>
        <w:jc w:val="both"/>
        <w:rPr>
          <w:b w:val="0"/>
        </w:rPr>
      </w:pPr>
      <w:r>
        <w:t>Solución propuesta por Byte:</w:t>
      </w:r>
    </w:p>
    <w:p w:rsidR="00311B2A" w:rsidRDefault="00311B2A" w:rsidP="00311B2A">
      <w:pPr>
        <w:ind w:left="1080"/>
        <w:jc w:val="both"/>
        <w:rPr>
          <w:b w:val="0"/>
        </w:rPr>
      </w:pPr>
    </w:p>
    <w:p w:rsidR="00311B2A" w:rsidRDefault="0079265A" w:rsidP="0079265A">
      <w:pPr>
        <w:pStyle w:val="Prrafodelista"/>
        <w:ind w:left="1080"/>
        <w:jc w:val="both"/>
        <w:rPr>
          <w:b w:val="0"/>
        </w:rPr>
      </w:pPr>
      <w:r>
        <w:rPr>
          <w:b w:val="0"/>
        </w:rPr>
        <w:t>La contabilización de estas transacciones se realizará por medio de la guía contable del sistema de préstamos como actualmente se realiza para el resto de la cartera.</w:t>
      </w:r>
    </w:p>
    <w:p w:rsidR="00712E0B" w:rsidRDefault="00712E0B" w:rsidP="0079265A">
      <w:pPr>
        <w:pStyle w:val="Prrafodelista"/>
        <w:ind w:left="1080"/>
        <w:jc w:val="both"/>
        <w:rPr>
          <w:b w:val="0"/>
        </w:rPr>
      </w:pPr>
    </w:p>
    <w:p w:rsidR="00311B2A" w:rsidRPr="00814307" w:rsidRDefault="00712E0B" w:rsidP="00814307">
      <w:pPr>
        <w:pStyle w:val="Prrafodelista"/>
        <w:ind w:left="1080"/>
        <w:jc w:val="both"/>
        <w:rPr>
          <w:b w:val="0"/>
        </w:rPr>
      </w:pPr>
      <w:r>
        <w:rPr>
          <w:b w:val="0"/>
        </w:rPr>
        <w:t>Será labor del personal del Banco, realizar la parametrización de la guía contable para el producto de Credi Adquiriencia.</w:t>
      </w:r>
    </w:p>
    <w:p w:rsidR="00311B2A" w:rsidRDefault="00311B2A" w:rsidP="00311B2A">
      <w:pPr>
        <w:jc w:val="both"/>
        <w:rPr>
          <w:b w:val="0"/>
        </w:rPr>
      </w:pPr>
    </w:p>
    <w:p w:rsidR="00311B2A" w:rsidRDefault="00311B2A" w:rsidP="006D707E">
      <w:pPr>
        <w:numPr>
          <w:ilvl w:val="0"/>
          <w:numId w:val="21"/>
        </w:numPr>
        <w:jc w:val="both"/>
        <w:rPr>
          <w:b w:val="0"/>
        </w:rPr>
      </w:pPr>
      <w:r>
        <w:t>Anexos:</w:t>
      </w:r>
    </w:p>
    <w:p w:rsidR="00311B2A" w:rsidRDefault="00311B2A" w:rsidP="00311B2A">
      <w:pPr>
        <w:ind w:left="1080"/>
        <w:jc w:val="both"/>
        <w:rPr>
          <w:b w:val="0"/>
        </w:rPr>
      </w:pPr>
    </w:p>
    <w:tbl>
      <w:tblPr>
        <w:tblW w:w="7994" w:type="dxa"/>
        <w:tblInd w:w="1080" w:type="dxa"/>
        <w:tblLook w:val="04A0" w:firstRow="1" w:lastRow="0" w:firstColumn="1" w:lastColumn="0" w:noHBand="0" w:noVBand="1"/>
      </w:tblPr>
      <w:tblGrid>
        <w:gridCol w:w="870"/>
        <w:gridCol w:w="7124"/>
      </w:tblGrid>
      <w:tr w:rsidR="00311B2A" w:rsidTr="00311B2A">
        <w:tc>
          <w:tcPr>
            <w:tcW w:w="870" w:type="dxa"/>
            <w:shd w:val="clear" w:color="auto" w:fill="auto"/>
            <w:vAlign w:val="center"/>
          </w:tcPr>
          <w:p w:rsidR="00311B2A" w:rsidRDefault="00311B2A" w:rsidP="00311B2A">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Adjunto la(s) pantalla(s) donde se indica claramente el cambio.</w:t>
            </w:r>
          </w:p>
        </w:tc>
      </w:tr>
      <w:tr w:rsidR="00311B2A" w:rsidTr="00311B2A">
        <w:tc>
          <w:tcPr>
            <w:tcW w:w="870" w:type="dxa"/>
            <w:shd w:val="clear" w:color="auto" w:fill="auto"/>
            <w:vAlign w:val="center"/>
          </w:tcPr>
          <w:p w:rsidR="00311B2A" w:rsidRDefault="00311B2A" w:rsidP="00311B2A">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Adjunto Reporte(s)</w:t>
            </w:r>
          </w:p>
        </w:tc>
      </w:tr>
      <w:tr w:rsidR="00311B2A" w:rsidTr="00311B2A">
        <w:tc>
          <w:tcPr>
            <w:tcW w:w="870" w:type="dxa"/>
            <w:shd w:val="clear" w:color="auto" w:fill="auto"/>
            <w:vAlign w:val="center"/>
          </w:tcPr>
          <w:p w:rsidR="00311B2A" w:rsidRDefault="00311B2A" w:rsidP="00311B2A">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Adjunto forma(s) pre-impresa(s)</w:t>
            </w:r>
          </w:p>
        </w:tc>
      </w:tr>
      <w:tr w:rsidR="00311B2A" w:rsidTr="00311B2A">
        <w:tc>
          <w:tcPr>
            <w:tcW w:w="870" w:type="dxa"/>
            <w:shd w:val="clear" w:color="auto" w:fill="auto"/>
            <w:vAlign w:val="center"/>
          </w:tcPr>
          <w:p w:rsidR="00311B2A" w:rsidRDefault="00814307" w:rsidP="00311B2A">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11B2A" w:rsidRDefault="00311B2A" w:rsidP="00311B2A">
            <w:pPr>
              <w:ind w:hanging="27"/>
              <w:jc w:val="both"/>
            </w:pPr>
            <w:r>
              <w:rPr>
                <w:b w:val="0"/>
              </w:rPr>
              <w:t>No lleva anexos.</w:t>
            </w:r>
          </w:p>
        </w:tc>
      </w:tr>
    </w:tbl>
    <w:p w:rsidR="00311B2A" w:rsidRDefault="00311B2A" w:rsidP="00814307">
      <w:pPr>
        <w:jc w:val="both"/>
        <w:rPr>
          <w:b w:val="0"/>
          <w:color w:val="0070C0"/>
        </w:rPr>
      </w:pPr>
    </w:p>
    <w:p w:rsidR="00311B2A" w:rsidRDefault="00311B2A" w:rsidP="00311B2A">
      <w:pPr>
        <w:ind w:left="360" w:firstLine="720"/>
        <w:jc w:val="both"/>
        <w:rPr>
          <w:b w:val="0"/>
          <w:color w:val="0070C0"/>
        </w:rPr>
      </w:pPr>
    </w:p>
    <w:p w:rsidR="00311B2A" w:rsidRDefault="00311B2A" w:rsidP="006D707E">
      <w:pPr>
        <w:numPr>
          <w:ilvl w:val="0"/>
          <w:numId w:val="21"/>
        </w:numPr>
        <w:jc w:val="both"/>
        <w:rPr>
          <w:b w:val="0"/>
        </w:rPr>
      </w:pPr>
      <w:r>
        <w:t>Programación Requerida por Parte del Cliente</w:t>
      </w:r>
    </w:p>
    <w:p w:rsidR="00311B2A" w:rsidRDefault="00311B2A" w:rsidP="00311B2A">
      <w:pPr>
        <w:ind w:left="1080"/>
        <w:jc w:val="both"/>
        <w:rPr>
          <w:b w:val="0"/>
        </w:rPr>
      </w:pPr>
      <w:r>
        <w:rPr>
          <w:b w:val="0"/>
        </w:rPr>
        <w:t>No aplica.</w:t>
      </w:r>
    </w:p>
    <w:p w:rsidR="00311B2A" w:rsidRDefault="00311B2A" w:rsidP="00311B2A">
      <w:pPr>
        <w:ind w:left="1080"/>
        <w:jc w:val="both"/>
        <w:rPr>
          <w:b w:val="0"/>
        </w:rPr>
      </w:pPr>
    </w:p>
    <w:p w:rsidR="00311B2A" w:rsidRDefault="00311B2A" w:rsidP="006D707E">
      <w:pPr>
        <w:numPr>
          <w:ilvl w:val="0"/>
          <w:numId w:val="21"/>
        </w:numPr>
        <w:jc w:val="both"/>
        <w:rPr>
          <w:b w:val="0"/>
        </w:rPr>
      </w:pPr>
      <w:r>
        <w:t>Parametrización a Realizar por Parte del Cliente</w:t>
      </w:r>
    </w:p>
    <w:p w:rsidR="00311B2A" w:rsidRDefault="00311B2A" w:rsidP="00311B2A">
      <w:pPr>
        <w:ind w:left="1080"/>
        <w:jc w:val="both"/>
        <w:rPr>
          <w:b w:val="0"/>
        </w:rPr>
      </w:pPr>
      <w:r>
        <w:rPr>
          <w:b w:val="0"/>
        </w:rPr>
        <w:t>No aplica.</w:t>
      </w:r>
    </w:p>
    <w:p w:rsidR="00311B2A" w:rsidRDefault="00311B2A" w:rsidP="00311B2A">
      <w:pPr>
        <w:pStyle w:val="MediumGrid1-Accent21"/>
        <w:jc w:val="both"/>
        <w:rPr>
          <w:b w:val="0"/>
        </w:rPr>
      </w:pPr>
    </w:p>
    <w:p w:rsidR="00311B2A" w:rsidRDefault="00311B2A" w:rsidP="006D707E">
      <w:pPr>
        <w:numPr>
          <w:ilvl w:val="0"/>
          <w:numId w:val="21"/>
        </w:numPr>
        <w:jc w:val="both"/>
        <w:rPr>
          <w:b w:val="0"/>
        </w:rPr>
      </w:pPr>
      <w:r>
        <w:t>Comentarios Adicionales</w:t>
      </w:r>
    </w:p>
    <w:p w:rsidR="00311B2A" w:rsidRDefault="00311B2A" w:rsidP="00311B2A">
      <w:pPr>
        <w:ind w:left="1080"/>
        <w:jc w:val="both"/>
      </w:pPr>
      <w:r>
        <w:rPr>
          <w:b w:val="0"/>
        </w:rPr>
        <w:t>No aplica.</w:t>
      </w:r>
    </w:p>
    <w:p w:rsidR="00311B2A" w:rsidRDefault="00311B2A" w:rsidP="00311B2A">
      <w:pPr>
        <w:ind w:left="1080"/>
        <w:jc w:val="both"/>
      </w:pPr>
    </w:p>
    <w:p w:rsidR="00311B2A" w:rsidRDefault="00311B2A" w:rsidP="006D707E">
      <w:pPr>
        <w:numPr>
          <w:ilvl w:val="0"/>
          <w:numId w:val="21"/>
        </w:numPr>
        <w:jc w:val="both"/>
        <w:rPr>
          <w:b w:val="0"/>
        </w:rPr>
      </w:pPr>
      <w:r>
        <w:t>Solicitado por:</w:t>
      </w:r>
    </w:p>
    <w:p w:rsidR="00311B2A" w:rsidRDefault="00311B2A" w:rsidP="00311B2A">
      <w:pPr>
        <w:ind w:left="1080"/>
        <w:jc w:val="both"/>
        <w:rPr>
          <w:b w:val="0"/>
        </w:rPr>
      </w:pPr>
      <w:r>
        <w:rPr>
          <w:b w:val="0"/>
        </w:rPr>
        <w:lastRenderedPageBreak/>
        <w:t>Ana Panting – Gerente de Adquiriencia</w:t>
      </w:r>
    </w:p>
    <w:p w:rsidR="00311B2A" w:rsidRDefault="00311B2A" w:rsidP="00311B2A">
      <w:pPr>
        <w:jc w:val="both"/>
        <w:rPr>
          <w:b w:val="0"/>
        </w:rPr>
      </w:pPr>
    </w:p>
    <w:p w:rsidR="00311B2A" w:rsidRDefault="00311B2A" w:rsidP="006D707E">
      <w:pPr>
        <w:numPr>
          <w:ilvl w:val="0"/>
          <w:numId w:val="21"/>
        </w:numPr>
        <w:jc w:val="both"/>
        <w:rPr>
          <w:b w:val="0"/>
        </w:rPr>
      </w:pPr>
      <w:r>
        <w:t xml:space="preserve">Módulo afectado: </w:t>
      </w:r>
    </w:p>
    <w:p w:rsidR="00311B2A" w:rsidRDefault="00311B2A" w:rsidP="00311B2A">
      <w:pPr>
        <w:ind w:left="1080"/>
        <w:jc w:val="both"/>
        <w:rPr>
          <w:b w:val="0"/>
        </w:rPr>
      </w:pPr>
      <w:r>
        <w:rPr>
          <w:b w:val="0"/>
        </w:rPr>
        <w:t>Credi-Adquiriencia</w:t>
      </w:r>
    </w:p>
    <w:p w:rsidR="006D707E" w:rsidRDefault="006D707E">
      <w:pPr>
        <w:suppressAutoHyphens w:val="0"/>
      </w:pPr>
      <w:r>
        <w:br w:type="page"/>
      </w:r>
    </w:p>
    <w:p w:rsidR="00A24E1F" w:rsidRDefault="00A24E1F"/>
    <w:p w:rsidR="00A24E1F" w:rsidRDefault="00F977A9">
      <w:pPr>
        <w:pStyle w:val="Ttulo1"/>
        <w:numPr>
          <w:ilvl w:val="0"/>
          <w:numId w:val="3"/>
        </w:numPr>
        <w:spacing w:before="240" w:after="60"/>
        <w:jc w:val="left"/>
      </w:pPr>
      <w:bookmarkStart w:id="868" w:name="__RefHeading___Toc458092693"/>
      <w:bookmarkStart w:id="869" w:name="_Toc521861226"/>
      <w:bookmarkEnd w:id="868"/>
      <w:r>
        <w:rPr>
          <w:rFonts w:ascii="Arial Black" w:hAnsi="Arial Black" w:cs="Arial Black"/>
        </w:rPr>
        <w:t>Resumen</w:t>
      </w:r>
      <w:bookmarkEnd w:id="869"/>
    </w:p>
    <w:tbl>
      <w:tblPr>
        <w:tblW w:w="10308" w:type="dxa"/>
        <w:tblInd w:w="-976"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790"/>
        <w:gridCol w:w="2267"/>
        <w:gridCol w:w="1367"/>
        <w:gridCol w:w="1544"/>
        <w:gridCol w:w="1912"/>
        <w:gridCol w:w="2428"/>
      </w:tblGrid>
      <w:tr w:rsidR="00C540A6" w:rsidTr="00FB1318">
        <w:tc>
          <w:tcPr>
            <w:tcW w:w="790"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rsidP="003F2A5A">
            <w:pPr>
              <w:jc w:val="center"/>
            </w:pPr>
            <w:r>
              <w:t>No. Req.</w:t>
            </w:r>
          </w:p>
        </w:tc>
        <w:tc>
          <w:tcPr>
            <w:tcW w:w="2267"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Nombre de Requerimiento</w:t>
            </w:r>
          </w:p>
        </w:tc>
        <w:tc>
          <w:tcPr>
            <w:tcW w:w="1367"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Prioridad</w:t>
            </w:r>
          </w:p>
        </w:tc>
        <w:tc>
          <w:tcPr>
            <w:tcW w:w="1544"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Dependencia</w:t>
            </w:r>
          </w:p>
        </w:tc>
        <w:tc>
          <w:tcPr>
            <w:tcW w:w="1912" w:type="dxa"/>
            <w:tcBorders>
              <w:top w:val="single" w:sz="4" w:space="0" w:color="000001"/>
              <w:left w:val="single" w:sz="4" w:space="0" w:color="000001"/>
              <w:bottom w:val="single" w:sz="4" w:space="0" w:color="000001"/>
            </w:tcBorders>
            <w:shd w:val="clear" w:color="auto" w:fill="D9D9D9"/>
            <w:tcMar>
              <w:left w:w="103" w:type="dxa"/>
            </w:tcMar>
          </w:tcPr>
          <w:p w:rsidR="00A24E1F" w:rsidRDefault="00F977A9">
            <w:pPr>
              <w:jc w:val="center"/>
            </w:pPr>
            <w:r>
              <w:t>Módulo Afectado</w:t>
            </w:r>
          </w:p>
        </w:tc>
        <w:tc>
          <w:tcPr>
            <w:tcW w:w="2428" w:type="dxa"/>
            <w:tcBorders>
              <w:top w:val="single" w:sz="4" w:space="0" w:color="000001"/>
              <w:left w:val="single" w:sz="4" w:space="0" w:color="000001"/>
              <w:bottom w:val="single" w:sz="4" w:space="0" w:color="000001"/>
              <w:right w:val="single" w:sz="4" w:space="0" w:color="000001"/>
            </w:tcBorders>
            <w:shd w:val="clear" w:color="auto" w:fill="D9D9D9"/>
            <w:tcMar>
              <w:left w:w="103" w:type="dxa"/>
            </w:tcMar>
            <w:vAlign w:val="center"/>
          </w:tcPr>
          <w:p w:rsidR="00A24E1F" w:rsidRDefault="00F977A9">
            <w:pPr>
              <w:jc w:val="center"/>
            </w:pPr>
            <w:r>
              <w:t>Clasificación del Requerimiento</w:t>
            </w:r>
          </w:p>
        </w:tc>
      </w:tr>
      <w:tr w:rsidR="00C540A6" w:rsidTr="00FB1318">
        <w:trPr>
          <w:trHeight w:val="2189"/>
        </w:trPr>
        <w:tc>
          <w:tcPr>
            <w:tcW w:w="790" w:type="dxa"/>
            <w:tcBorders>
              <w:top w:val="single" w:sz="4" w:space="0" w:color="000001"/>
              <w:left w:val="single" w:sz="4" w:space="0" w:color="000001"/>
              <w:bottom w:val="single" w:sz="4" w:space="0" w:color="000001"/>
            </w:tcBorders>
            <w:shd w:val="clear" w:color="auto" w:fill="auto"/>
            <w:tcMar>
              <w:left w:w="103" w:type="dxa"/>
            </w:tcMar>
          </w:tcPr>
          <w:p w:rsidR="00A24E1F" w:rsidRDefault="00F977A9" w:rsidP="003F2A5A">
            <w:pPr>
              <w:jc w:val="center"/>
              <w:rPr>
                <w:b w:val="0"/>
              </w:rPr>
            </w:pPr>
            <w:r>
              <w:t>1</w:t>
            </w:r>
          </w:p>
        </w:tc>
        <w:tc>
          <w:tcPr>
            <w:tcW w:w="2267" w:type="dxa"/>
            <w:tcBorders>
              <w:top w:val="single" w:sz="4" w:space="0" w:color="000001"/>
              <w:left w:val="single" w:sz="4" w:space="0" w:color="000001"/>
              <w:bottom w:val="single" w:sz="4" w:space="0" w:color="000001"/>
            </w:tcBorders>
            <w:shd w:val="clear" w:color="auto" w:fill="auto"/>
            <w:tcMar>
              <w:left w:w="103" w:type="dxa"/>
            </w:tcMar>
          </w:tcPr>
          <w:p w:rsidR="00C153E8" w:rsidRPr="00917937" w:rsidRDefault="00C153E8" w:rsidP="00917937">
            <w:pPr>
              <w:rPr>
                <w:b w:val="0"/>
              </w:rPr>
            </w:pPr>
            <w:r w:rsidRPr="00917937">
              <w:rPr>
                <w:b w:val="0"/>
              </w:rPr>
              <w:t>Requerimiento # 1 – Parametrización de Credi-Adquiriencia</w:t>
            </w:r>
          </w:p>
          <w:p w:rsidR="00A24E1F" w:rsidRPr="00917937" w:rsidRDefault="00A24E1F" w:rsidP="00917937">
            <w:pPr>
              <w:rPr>
                <w:b w:val="0"/>
              </w:rPr>
            </w:pPr>
          </w:p>
        </w:tc>
        <w:tc>
          <w:tcPr>
            <w:tcW w:w="1367" w:type="dxa"/>
            <w:tcBorders>
              <w:top w:val="single" w:sz="4" w:space="0" w:color="000001"/>
              <w:left w:val="single" w:sz="4" w:space="0" w:color="000001"/>
              <w:bottom w:val="single" w:sz="4" w:space="0" w:color="000001"/>
            </w:tcBorders>
            <w:shd w:val="clear" w:color="auto" w:fill="auto"/>
            <w:tcMar>
              <w:left w:w="103" w:type="dxa"/>
            </w:tcMar>
          </w:tcPr>
          <w:p w:rsidR="00A24E1F" w:rsidRDefault="00F977A9">
            <w:pPr>
              <w:jc w:val="center"/>
              <w:rPr>
                <w:b w:val="0"/>
              </w:rPr>
            </w:pPr>
            <w:r>
              <w:rPr>
                <w:b w:val="0"/>
              </w:rPr>
              <w:t>1</w:t>
            </w:r>
          </w:p>
        </w:tc>
        <w:tc>
          <w:tcPr>
            <w:tcW w:w="1544" w:type="dxa"/>
            <w:tcBorders>
              <w:top w:val="single" w:sz="4" w:space="0" w:color="000001"/>
              <w:left w:val="single" w:sz="4" w:space="0" w:color="000001"/>
              <w:bottom w:val="single" w:sz="4" w:space="0" w:color="000001"/>
            </w:tcBorders>
            <w:shd w:val="clear" w:color="auto" w:fill="auto"/>
            <w:tcMar>
              <w:left w:w="103" w:type="dxa"/>
            </w:tcMar>
          </w:tcPr>
          <w:p w:rsidR="00A24E1F" w:rsidRDefault="00F977A9">
            <w:pPr>
              <w:jc w:val="center"/>
              <w:rPr>
                <w:b w:val="0"/>
                <w:szCs w:val="20"/>
              </w:rPr>
            </w:pPr>
            <w:r>
              <w:rPr>
                <w:b w:val="0"/>
              </w:rPr>
              <w:t>N/A</w:t>
            </w:r>
          </w:p>
        </w:tc>
        <w:tc>
          <w:tcPr>
            <w:tcW w:w="1912" w:type="dxa"/>
            <w:tcBorders>
              <w:top w:val="single" w:sz="4" w:space="0" w:color="000001"/>
              <w:left w:val="single" w:sz="4" w:space="0" w:color="000001"/>
              <w:bottom w:val="single" w:sz="4" w:space="0" w:color="000001"/>
            </w:tcBorders>
            <w:shd w:val="clear" w:color="auto" w:fill="auto"/>
            <w:tcMar>
              <w:left w:w="103" w:type="dxa"/>
            </w:tcMar>
          </w:tcPr>
          <w:p w:rsidR="00A24E1F" w:rsidRDefault="00EC0624">
            <w:pPr>
              <w:jc w:val="center"/>
              <w:rPr>
                <w:b w:val="0"/>
                <w:szCs w:val="20"/>
              </w:rPr>
            </w:pPr>
            <w:r>
              <w:rPr>
                <w:b w:val="0"/>
                <w:szCs w:val="20"/>
              </w:rPr>
              <w:t>Credi-Adquiriencia</w:t>
            </w:r>
          </w:p>
        </w:tc>
        <w:tc>
          <w:tcPr>
            <w:tcW w:w="242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7F4A41">
            <w:pPr>
              <w:jc w:val="center"/>
            </w:pPr>
            <w:r>
              <w:rPr>
                <w:b w:val="0"/>
                <w:szCs w:val="20"/>
              </w:rPr>
              <w:t>Funcional</w:t>
            </w:r>
          </w:p>
        </w:tc>
      </w:tr>
      <w:tr w:rsidR="00C540A6" w:rsidTr="00FB1318">
        <w:trPr>
          <w:trHeight w:val="2189"/>
        </w:trPr>
        <w:tc>
          <w:tcPr>
            <w:tcW w:w="790" w:type="dxa"/>
            <w:tcBorders>
              <w:top w:val="single" w:sz="4" w:space="0" w:color="000001"/>
              <w:left w:val="single" w:sz="4" w:space="0" w:color="000001"/>
              <w:bottom w:val="single" w:sz="4" w:space="0" w:color="000001"/>
            </w:tcBorders>
            <w:shd w:val="clear" w:color="auto" w:fill="auto"/>
            <w:tcMar>
              <w:left w:w="103" w:type="dxa"/>
            </w:tcMar>
          </w:tcPr>
          <w:p w:rsidR="00137F39" w:rsidRDefault="00137F39" w:rsidP="003F2A5A">
            <w:pPr>
              <w:jc w:val="center"/>
            </w:pPr>
            <w:r>
              <w:t>2</w:t>
            </w:r>
          </w:p>
        </w:tc>
        <w:tc>
          <w:tcPr>
            <w:tcW w:w="2267" w:type="dxa"/>
            <w:tcBorders>
              <w:top w:val="single" w:sz="4" w:space="0" w:color="000001"/>
              <w:left w:val="single" w:sz="4" w:space="0" w:color="000001"/>
              <w:bottom w:val="single" w:sz="4" w:space="0" w:color="000001"/>
            </w:tcBorders>
            <w:shd w:val="clear" w:color="auto" w:fill="auto"/>
            <w:tcMar>
              <w:left w:w="103" w:type="dxa"/>
            </w:tcMar>
          </w:tcPr>
          <w:p w:rsidR="00137F39" w:rsidRPr="00917937" w:rsidRDefault="00137F39" w:rsidP="00917937">
            <w:pPr>
              <w:rPr>
                <w:b w:val="0"/>
              </w:rPr>
            </w:pPr>
            <w:r w:rsidRPr="00917937">
              <w:rPr>
                <w:b w:val="0"/>
              </w:rPr>
              <w:t>Requerimiento # 2 – Proceso de Clasificación de Comercios</w:t>
            </w:r>
          </w:p>
        </w:tc>
        <w:tc>
          <w:tcPr>
            <w:tcW w:w="1367" w:type="dxa"/>
            <w:tcBorders>
              <w:top w:val="single" w:sz="4" w:space="0" w:color="000001"/>
              <w:left w:val="single" w:sz="4" w:space="0" w:color="000001"/>
              <w:bottom w:val="single" w:sz="4" w:space="0" w:color="000001"/>
            </w:tcBorders>
            <w:shd w:val="clear" w:color="auto" w:fill="auto"/>
            <w:tcMar>
              <w:left w:w="103" w:type="dxa"/>
            </w:tcMar>
          </w:tcPr>
          <w:p w:rsidR="00137F39" w:rsidRDefault="00137F39">
            <w:pPr>
              <w:jc w:val="center"/>
              <w:rPr>
                <w:b w:val="0"/>
              </w:rPr>
            </w:pPr>
            <w:r>
              <w:rPr>
                <w:b w:val="0"/>
              </w:rPr>
              <w:t>2</w:t>
            </w:r>
          </w:p>
        </w:tc>
        <w:tc>
          <w:tcPr>
            <w:tcW w:w="1544" w:type="dxa"/>
            <w:tcBorders>
              <w:top w:val="single" w:sz="4" w:space="0" w:color="000001"/>
              <w:left w:val="single" w:sz="4" w:space="0" w:color="000001"/>
              <w:bottom w:val="single" w:sz="4" w:space="0" w:color="000001"/>
            </w:tcBorders>
            <w:shd w:val="clear" w:color="auto" w:fill="auto"/>
            <w:tcMar>
              <w:left w:w="103" w:type="dxa"/>
            </w:tcMar>
          </w:tcPr>
          <w:p w:rsidR="00137F39" w:rsidRDefault="00137F39">
            <w:pPr>
              <w:jc w:val="center"/>
              <w:rPr>
                <w:b w:val="0"/>
              </w:rPr>
            </w:pPr>
          </w:p>
        </w:tc>
        <w:tc>
          <w:tcPr>
            <w:tcW w:w="1912" w:type="dxa"/>
            <w:tcBorders>
              <w:top w:val="single" w:sz="4" w:space="0" w:color="000001"/>
              <w:left w:val="single" w:sz="4" w:space="0" w:color="000001"/>
              <w:bottom w:val="single" w:sz="4" w:space="0" w:color="000001"/>
            </w:tcBorders>
            <w:shd w:val="clear" w:color="auto" w:fill="auto"/>
            <w:tcMar>
              <w:left w:w="103" w:type="dxa"/>
            </w:tcMar>
          </w:tcPr>
          <w:p w:rsidR="00137F39" w:rsidRDefault="007F4A41">
            <w:pPr>
              <w:jc w:val="center"/>
              <w:rPr>
                <w:b w:val="0"/>
                <w:szCs w:val="20"/>
              </w:rPr>
            </w:pPr>
            <w:r>
              <w:rPr>
                <w:b w:val="0"/>
                <w:szCs w:val="20"/>
              </w:rPr>
              <w:t>Credi-Adquiriencia</w:t>
            </w:r>
          </w:p>
        </w:tc>
        <w:tc>
          <w:tcPr>
            <w:tcW w:w="242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37F39" w:rsidRDefault="007F4A41">
            <w:pPr>
              <w:jc w:val="center"/>
              <w:rPr>
                <w:b w:val="0"/>
                <w:szCs w:val="20"/>
              </w:rPr>
            </w:pPr>
            <w:r>
              <w:rPr>
                <w:b w:val="0"/>
                <w:szCs w:val="20"/>
              </w:rPr>
              <w:t>Funcional</w:t>
            </w:r>
          </w:p>
        </w:tc>
      </w:tr>
    </w:tbl>
    <w:p w:rsidR="00A24E1F" w:rsidRDefault="00F977A9" w:rsidP="00891788">
      <w:pPr>
        <w:pStyle w:val="Ttulo1"/>
        <w:numPr>
          <w:ilvl w:val="1"/>
          <w:numId w:val="3"/>
        </w:numPr>
        <w:spacing w:before="240" w:after="60"/>
        <w:jc w:val="left"/>
        <w:rPr>
          <w:rFonts w:ascii="Arial Black" w:hAnsi="Arial Black" w:cs="Arial Black"/>
        </w:rPr>
      </w:pPr>
      <w:bookmarkStart w:id="870" w:name="__RefHeading___Toc458092694"/>
      <w:bookmarkStart w:id="871" w:name="_Toc521861227"/>
      <w:bookmarkStart w:id="872" w:name="_GoBack"/>
      <w:bookmarkEnd w:id="870"/>
      <w:bookmarkEnd w:id="872"/>
      <w:r>
        <w:rPr>
          <w:rFonts w:ascii="Arial Black" w:hAnsi="Arial Black" w:cs="Arial Black"/>
        </w:rPr>
        <w:t>Aprobación</w:t>
      </w:r>
      <w:bookmarkEnd w:id="871"/>
    </w:p>
    <w:p w:rsidR="00A24E1F" w:rsidRDefault="00F977A9">
      <w:pPr>
        <w:pStyle w:val="Ttulo1"/>
        <w:numPr>
          <w:ilvl w:val="1"/>
          <w:numId w:val="3"/>
        </w:numPr>
        <w:spacing w:before="240" w:after="60"/>
        <w:jc w:val="left"/>
      </w:pPr>
      <w:bookmarkStart w:id="873" w:name="__RefHeading___Toc458092695"/>
      <w:bookmarkStart w:id="874" w:name="_Toc521861228"/>
      <w:bookmarkEnd w:id="873"/>
      <w:r>
        <w:rPr>
          <w:rFonts w:ascii="Arial Black" w:hAnsi="Arial Black" w:cs="Arial Black"/>
        </w:rPr>
        <w:t>Cliente</w:t>
      </w:r>
      <w:bookmarkEnd w:id="874"/>
    </w:p>
    <w:p w:rsidR="00A24E1F" w:rsidRDefault="00A24E1F"/>
    <w:tbl>
      <w:tblPr>
        <w:tblW w:w="3827" w:type="dxa"/>
        <w:tblInd w:w="3004" w:type="dxa"/>
        <w:tblBorders>
          <w:bottom w:val="single" w:sz="4" w:space="0" w:color="000001"/>
          <w:insideH w:val="single" w:sz="4" w:space="0" w:color="000001"/>
        </w:tblBorders>
        <w:tblLook w:val="04A0" w:firstRow="1" w:lastRow="0" w:firstColumn="1" w:lastColumn="0" w:noHBand="0" w:noVBand="1"/>
      </w:tblPr>
      <w:tblGrid>
        <w:gridCol w:w="3827"/>
      </w:tblGrid>
      <w:tr w:rsidR="00A24E1F">
        <w:trPr>
          <w:trHeight w:val="1035"/>
        </w:trPr>
        <w:tc>
          <w:tcPr>
            <w:tcW w:w="3827" w:type="dxa"/>
            <w:tcBorders>
              <w:bottom w:val="single" w:sz="4" w:space="0" w:color="000001"/>
            </w:tcBorders>
            <w:shd w:val="clear" w:color="auto" w:fill="auto"/>
          </w:tcPr>
          <w:p w:rsidR="00A24E1F" w:rsidRDefault="00A24E1F"/>
        </w:tc>
      </w:tr>
      <w:tr w:rsidR="00A24E1F">
        <w:trPr>
          <w:trHeight w:val="417"/>
        </w:trPr>
        <w:tc>
          <w:tcPr>
            <w:tcW w:w="3827" w:type="dxa"/>
            <w:tcBorders>
              <w:top w:val="single" w:sz="4" w:space="0" w:color="000001"/>
            </w:tcBorders>
            <w:shd w:val="clear" w:color="auto" w:fill="auto"/>
          </w:tcPr>
          <w:p w:rsidR="00A24E1F" w:rsidRDefault="00351CF1">
            <w:pPr>
              <w:jc w:val="center"/>
            </w:pPr>
            <w:r>
              <w:t>Ana Panting</w:t>
            </w:r>
          </w:p>
          <w:p w:rsidR="00A24E1F" w:rsidRDefault="00F977A9">
            <w:pPr>
              <w:jc w:val="center"/>
            </w:pPr>
            <w:r>
              <w:t xml:space="preserve">Gerente de </w:t>
            </w:r>
            <w:r w:rsidR="00351CF1">
              <w:t>Adquiriencia</w:t>
            </w:r>
          </w:p>
          <w:p w:rsidR="00A24E1F" w:rsidRDefault="00F977A9">
            <w:pPr>
              <w:jc w:val="center"/>
            </w:pPr>
            <w:r>
              <w:t>Banco del País</w:t>
            </w:r>
          </w:p>
          <w:p w:rsidR="00A24E1F" w:rsidRDefault="00A24E1F"/>
        </w:tc>
      </w:tr>
    </w:tbl>
    <w:p w:rsidR="00A24E1F" w:rsidRDefault="00F977A9">
      <w:pPr>
        <w:pStyle w:val="Ttulo1"/>
        <w:numPr>
          <w:ilvl w:val="1"/>
          <w:numId w:val="3"/>
        </w:numPr>
        <w:spacing w:before="240" w:after="60"/>
        <w:jc w:val="left"/>
      </w:pPr>
      <w:bookmarkStart w:id="875" w:name="__RefHeading___Toc458092696"/>
      <w:bookmarkStart w:id="876" w:name="_Toc521861229"/>
      <w:bookmarkEnd w:id="875"/>
      <w:r>
        <w:rPr>
          <w:rFonts w:ascii="Arial Black" w:hAnsi="Arial Black" w:cs="Arial Black"/>
        </w:rPr>
        <w:t>Byte</w:t>
      </w:r>
      <w:bookmarkEnd w:id="876"/>
    </w:p>
    <w:p w:rsidR="00A24E1F" w:rsidRDefault="00A24E1F"/>
    <w:p w:rsidR="00A24E1F" w:rsidRDefault="00A24E1F"/>
    <w:p w:rsidR="00A24E1F" w:rsidRDefault="00A24E1F"/>
    <w:tbl>
      <w:tblPr>
        <w:tblW w:w="8220" w:type="dxa"/>
        <w:tblInd w:w="109" w:type="dxa"/>
        <w:tblBorders>
          <w:bottom w:val="single" w:sz="4" w:space="0" w:color="000001"/>
          <w:insideH w:val="single" w:sz="4" w:space="0" w:color="000001"/>
        </w:tblBorders>
        <w:tblLook w:val="04A0" w:firstRow="1" w:lastRow="0" w:firstColumn="1" w:lastColumn="0" w:noHBand="0" w:noVBand="1"/>
      </w:tblPr>
      <w:tblGrid>
        <w:gridCol w:w="3827"/>
        <w:gridCol w:w="307"/>
        <w:gridCol w:w="259"/>
        <w:gridCol w:w="3827"/>
      </w:tblGrid>
      <w:tr w:rsidR="00A24E1F">
        <w:trPr>
          <w:trHeight w:val="1035"/>
        </w:trPr>
        <w:tc>
          <w:tcPr>
            <w:tcW w:w="3826" w:type="dxa"/>
            <w:tcBorders>
              <w:bottom w:val="single" w:sz="4" w:space="0" w:color="000001"/>
            </w:tcBorders>
            <w:shd w:val="clear" w:color="auto" w:fill="auto"/>
          </w:tcPr>
          <w:p w:rsidR="00A24E1F" w:rsidRDefault="00A24E1F"/>
        </w:tc>
        <w:tc>
          <w:tcPr>
            <w:tcW w:w="307" w:type="dxa"/>
            <w:shd w:val="clear" w:color="auto" w:fill="auto"/>
          </w:tcPr>
          <w:p w:rsidR="00A24E1F" w:rsidRDefault="00A24E1F"/>
        </w:tc>
        <w:tc>
          <w:tcPr>
            <w:tcW w:w="259" w:type="dxa"/>
            <w:shd w:val="clear" w:color="auto" w:fill="auto"/>
          </w:tcPr>
          <w:p w:rsidR="00A24E1F" w:rsidRDefault="00A24E1F"/>
        </w:tc>
        <w:tc>
          <w:tcPr>
            <w:tcW w:w="3827" w:type="dxa"/>
            <w:tcBorders>
              <w:bottom w:val="single" w:sz="4" w:space="0" w:color="000001"/>
            </w:tcBorders>
            <w:shd w:val="clear" w:color="auto" w:fill="auto"/>
          </w:tcPr>
          <w:p w:rsidR="00A24E1F" w:rsidRDefault="00A24E1F"/>
        </w:tc>
      </w:tr>
      <w:tr w:rsidR="00A24E1F">
        <w:trPr>
          <w:trHeight w:val="417"/>
        </w:trPr>
        <w:tc>
          <w:tcPr>
            <w:tcW w:w="3826" w:type="dxa"/>
            <w:tcBorders>
              <w:top w:val="single" w:sz="4" w:space="0" w:color="000001"/>
            </w:tcBorders>
            <w:shd w:val="clear" w:color="auto" w:fill="auto"/>
          </w:tcPr>
          <w:p w:rsidR="00A24E1F" w:rsidRDefault="00F977A9">
            <w:pPr>
              <w:jc w:val="center"/>
            </w:pPr>
            <w:r>
              <w:lastRenderedPageBreak/>
              <w:t>Renato Figueroa</w:t>
            </w:r>
          </w:p>
          <w:p w:rsidR="00A24E1F" w:rsidRDefault="00F977A9">
            <w:pPr>
              <w:jc w:val="center"/>
            </w:pPr>
            <w:r>
              <w:t>Gerente de Proyectos</w:t>
            </w:r>
          </w:p>
          <w:p w:rsidR="00A24E1F" w:rsidRDefault="00F977A9">
            <w:pPr>
              <w:jc w:val="center"/>
            </w:pPr>
            <w:r>
              <w:t>Banca y Finanzas.</w:t>
            </w:r>
          </w:p>
        </w:tc>
        <w:tc>
          <w:tcPr>
            <w:tcW w:w="307" w:type="dxa"/>
            <w:shd w:val="clear" w:color="auto" w:fill="auto"/>
          </w:tcPr>
          <w:p w:rsidR="00A24E1F" w:rsidRDefault="00A24E1F"/>
        </w:tc>
        <w:tc>
          <w:tcPr>
            <w:tcW w:w="259" w:type="dxa"/>
            <w:shd w:val="clear" w:color="auto" w:fill="auto"/>
          </w:tcPr>
          <w:p w:rsidR="00A24E1F" w:rsidRDefault="00A24E1F"/>
        </w:tc>
        <w:tc>
          <w:tcPr>
            <w:tcW w:w="3827" w:type="dxa"/>
            <w:tcBorders>
              <w:top w:val="single" w:sz="4" w:space="0" w:color="000001"/>
            </w:tcBorders>
            <w:shd w:val="clear" w:color="auto" w:fill="auto"/>
          </w:tcPr>
          <w:p w:rsidR="00A24E1F" w:rsidRDefault="00F977A9">
            <w:pPr>
              <w:jc w:val="center"/>
            </w:pPr>
            <w:r>
              <w:t>Diego Xoyón</w:t>
            </w:r>
          </w:p>
          <w:p w:rsidR="00A24E1F" w:rsidRDefault="00F977A9">
            <w:pPr>
              <w:jc w:val="center"/>
            </w:pPr>
            <w:r>
              <w:t>Gerente de Operaciones</w:t>
            </w:r>
          </w:p>
          <w:p w:rsidR="00A24E1F" w:rsidRDefault="00F977A9">
            <w:pPr>
              <w:jc w:val="center"/>
            </w:pPr>
            <w:r>
              <w:t>Banca y Finanzas</w:t>
            </w:r>
          </w:p>
          <w:p w:rsidR="00A24E1F" w:rsidRDefault="00A24E1F">
            <w:pPr>
              <w:jc w:val="center"/>
            </w:pPr>
          </w:p>
        </w:tc>
      </w:tr>
    </w:tbl>
    <w:p w:rsidR="00020FFD" w:rsidRDefault="00020FFD"/>
    <w:p w:rsidR="00A24E1F" w:rsidRDefault="00A24E1F" w:rsidP="00020FFD">
      <w:pPr>
        <w:suppressAutoHyphens w:val="0"/>
      </w:pPr>
    </w:p>
    <w:sectPr w:rsidR="00A24E1F">
      <w:headerReference w:type="default" r:id="rId10"/>
      <w:pgSz w:w="12240" w:h="15840"/>
      <w:pgMar w:top="1412" w:right="1701" w:bottom="1412" w:left="1701" w:header="720" w:footer="0" w:gutter="0"/>
      <w:pgNumType w:start="0"/>
      <w:cols w:space="720"/>
      <w:formProt w:val="0"/>
      <w:titlePg/>
      <w:docGrid w:linePitch="273"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3D1" w:rsidRDefault="00AB43D1">
      <w:r>
        <w:separator/>
      </w:r>
    </w:p>
  </w:endnote>
  <w:endnote w:type="continuationSeparator" w:id="0">
    <w:p w:rsidR="00AB43D1" w:rsidRDefault="00AB4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3D1" w:rsidRDefault="00AB43D1">
      <w:r>
        <w:separator/>
      </w:r>
    </w:p>
  </w:footnote>
  <w:footnote w:type="continuationSeparator" w:id="0">
    <w:p w:rsidR="00AB43D1" w:rsidRDefault="00AB43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09E" w:rsidRDefault="00DC609E">
    <w:pPr>
      <w:pStyle w:val="Encabezado"/>
    </w:pPr>
  </w:p>
  <w:tbl>
    <w:tblPr>
      <w:tblW w:w="9074" w:type="dxa"/>
      <w:tblBorders>
        <w:bottom w:val="single" w:sz="4" w:space="0" w:color="C0C0C0"/>
        <w:insideH w:val="single" w:sz="4" w:space="0" w:color="C0C0C0"/>
      </w:tblBorders>
      <w:tblLook w:val="04A0" w:firstRow="1" w:lastRow="0" w:firstColumn="1" w:lastColumn="0" w:noHBand="0" w:noVBand="1"/>
      <w:tblPrChange w:id="877" w:author="Victor Morales" w:date="2018-08-12T11:06:00Z">
        <w:tblPr>
          <w:tblW w:w="9074" w:type="dxa"/>
          <w:tblBorders>
            <w:bottom w:val="single" w:sz="4" w:space="0" w:color="C0C0C0"/>
            <w:insideH w:val="single" w:sz="4" w:space="0" w:color="C0C0C0"/>
          </w:tblBorders>
          <w:tblLook w:val="04A0" w:firstRow="1" w:lastRow="0" w:firstColumn="1" w:lastColumn="0" w:noHBand="0" w:noVBand="1"/>
        </w:tblPr>
      </w:tblPrChange>
    </w:tblPr>
    <w:tblGrid>
      <w:gridCol w:w="1371"/>
      <w:gridCol w:w="5437"/>
      <w:gridCol w:w="2266"/>
      <w:tblGridChange w:id="878">
        <w:tblGrid>
          <w:gridCol w:w="1371"/>
          <w:gridCol w:w="5437"/>
          <w:gridCol w:w="2266"/>
        </w:tblGrid>
      </w:tblGridChange>
    </w:tblGrid>
    <w:tr w:rsidR="00DC609E" w:rsidTr="00D37D8F">
      <w:trPr>
        <w:cantSplit/>
        <w:trHeight w:val="820"/>
        <w:trPrChange w:id="879" w:author="Victor Morales" w:date="2018-08-12T11:06:00Z">
          <w:trPr>
            <w:cantSplit/>
            <w:trHeight w:val="820"/>
          </w:trPr>
        </w:trPrChange>
      </w:trPr>
      <w:tc>
        <w:tcPr>
          <w:tcW w:w="1367" w:type="dxa"/>
          <w:vMerge w:val="restart"/>
          <w:tcBorders>
            <w:bottom w:val="single" w:sz="4" w:space="0" w:color="C0C0C0"/>
          </w:tcBorders>
          <w:shd w:val="clear" w:color="auto" w:fill="auto"/>
          <w:vAlign w:val="center"/>
          <w:tcPrChange w:id="880" w:author="Victor Morales" w:date="2018-08-12T11:06:00Z">
            <w:tcPr>
              <w:tcW w:w="1367" w:type="dxa"/>
              <w:vMerge w:val="restart"/>
              <w:tcBorders>
                <w:bottom w:val="single" w:sz="4" w:space="0" w:color="C0C0C0"/>
              </w:tcBorders>
              <w:shd w:val="clear" w:color="auto" w:fill="auto"/>
              <w:vAlign w:val="center"/>
            </w:tcPr>
          </w:tcPrChange>
        </w:tcPr>
        <w:p w:rsidR="00DC609E" w:rsidRDefault="00DC609E">
          <w:pPr>
            <w:pStyle w:val="Encabezado"/>
            <w:rPr>
              <w:bCs/>
              <w:sz w:val="24"/>
              <w:lang w:val="es-ES"/>
            </w:rPr>
          </w:pPr>
          <w:del w:id="881" w:author="Victor Morales" w:date="2018-08-12T11:06:00Z">
            <w:r w:rsidDel="00D37D8F">
              <w:rPr>
                <w:noProof/>
                <w:lang w:eastAsia="es-GT"/>
              </w:rPr>
              <w:drawing>
                <wp:inline distT="0" distB="0" distL="0" distR="0" wp14:anchorId="148821A0" wp14:editId="457EBD8F">
                  <wp:extent cx="733425" cy="685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
                          <a:stretch>
                            <a:fillRect/>
                          </a:stretch>
                        </pic:blipFill>
                        <pic:spPr bwMode="auto">
                          <a:xfrm>
                            <a:off x="0" y="0"/>
                            <a:ext cx="733425" cy="685800"/>
                          </a:xfrm>
                          <a:prstGeom prst="rect">
                            <a:avLst/>
                          </a:prstGeom>
                          <a:noFill/>
                          <a:ln w="9525">
                            <a:noFill/>
                            <a:miter lim="800000"/>
                            <a:headEnd/>
                            <a:tailEnd/>
                          </a:ln>
                        </pic:spPr>
                      </pic:pic>
                    </a:graphicData>
                  </a:graphic>
                </wp:inline>
              </w:drawing>
            </w:r>
          </w:del>
        </w:p>
      </w:tc>
      <w:tc>
        <w:tcPr>
          <w:tcW w:w="5440" w:type="dxa"/>
          <w:vMerge w:val="restart"/>
          <w:tcBorders>
            <w:top w:val="single" w:sz="4" w:space="0" w:color="C0C0C0"/>
            <w:left w:val="single" w:sz="4" w:space="0" w:color="C0C0C0"/>
            <w:bottom w:val="single" w:sz="4" w:space="0" w:color="C0C0C0"/>
          </w:tcBorders>
          <w:shd w:val="clear" w:color="auto" w:fill="auto"/>
          <w:tcMar>
            <w:left w:w="103" w:type="dxa"/>
          </w:tcMar>
          <w:vAlign w:val="center"/>
          <w:tcPrChange w:id="882" w:author="Victor Morales" w:date="2018-08-12T11:06:00Z">
            <w:tcPr>
              <w:tcW w:w="5440" w:type="dxa"/>
              <w:vMerge w:val="restart"/>
              <w:tcBorders>
                <w:top w:val="single" w:sz="4" w:space="0" w:color="C0C0C0"/>
                <w:left w:val="single" w:sz="4" w:space="0" w:color="C0C0C0"/>
                <w:bottom w:val="single" w:sz="4" w:space="0" w:color="C0C0C0"/>
              </w:tcBorders>
              <w:shd w:val="clear" w:color="auto" w:fill="auto"/>
              <w:tcMar>
                <w:left w:w="103" w:type="dxa"/>
              </w:tcMar>
              <w:vAlign w:val="center"/>
            </w:tcPr>
          </w:tcPrChange>
        </w:tcPr>
        <w:p w:rsidR="00DC609E" w:rsidRDefault="00DC609E">
          <w:pPr>
            <w:jc w:val="center"/>
            <w:rPr>
              <w:bCs/>
              <w:sz w:val="24"/>
              <w:lang w:val="es-ES"/>
            </w:rPr>
          </w:pPr>
          <w:del w:id="883" w:author="Victor Morales" w:date="2018-08-12T11:21:00Z">
            <w:r w:rsidDel="009A3AF7">
              <w:rPr>
                <w:bCs/>
                <w:sz w:val="24"/>
                <w:lang w:val="es-ES"/>
              </w:rPr>
              <w:delText>Criterios de Aceptación</w:delText>
            </w:r>
          </w:del>
          <w:ins w:id="884" w:author="Victor Morales" w:date="2018-08-12T11:21:00Z">
            <w:r w:rsidR="009A3AF7">
              <w:rPr>
                <w:bCs/>
                <w:sz w:val="24"/>
                <w:lang w:val="es-ES"/>
              </w:rPr>
              <w:t>Toma de</w:t>
            </w:r>
          </w:ins>
        </w:p>
        <w:p w:rsidR="00DC609E" w:rsidRDefault="00DC609E">
          <w:pPr>
            <w:jc w:val="center"/>
            <w:rPr>
              <w:bCs/>
              <w:sz w:val="24"/>
              <w:lang w:val="es-ES"/>
            </w:rPr>
          </w:pPr>
          <w:r>
            <w:rPr>
              <w:bCs/>
              <w:sz w:val="24"/>
              <w:lang w:val="es-ES"/>
            </w:rPr>
            <w:t>Requerimientos</w:t>
          </w:r>
        </w:p>
        <w:p w:rsidR="00DC609E" w:rsidRPr="00D37D8F" w:rsidDel="00D37D8F" w:rsidRDefault="009A3AF7">
          <w:pPr>
            <w:jc w:val="center"/>
            <w:rPr>
              <w:del w:id="885" w:author="Victor Morales" w:date="2018-08-12T11:06:00Z"/>
              <w:b w:val="0"/>
              <w:szCs w:val="20"/>
              <w:lang w:val="es-ES"/>
              <w:rPrChange w:id="886" w:author="Victor Morales" w:date="2018-08-12T11:06:00Z">
                <w:rPr>
                  <w:del w:id="887" w:author="Victor Morales" w:date="2018-08-12T11:06:00Z"/>
                  <w:szCs w:val="20"/>
                  <w:lang w:val="es-ES"/>
                </w:rPr>
              </w:rPrChange>
            </w:rPr>
          </w:pPr>
          <w:ins w:id="888" w:author="Victor Morales" w:date="2018-08-12T11:21:00Z">
            <w:r>
              <w:rPr>
                <w:b w:val="0"/>
              </w:rPr>
              <w:t>Aplicación Móvil para Notificación de Abusos en el Transporte Colectivo</w:t>
            </w:r>
          </w:ins>
          <w:del w:id="889" w:author="Victor Morales" w:date="2018-08-12T11:06:00Z">
            <w:r w:rsidR="00DC609E" w:rsidRPr="00D37D8F" w:rsidDel="00D37D8F">
              <w:rPr>
                <w:b w:val="0"/>
                <w:bCs/>
                <w:sz w:val="24"/>
                <w:lang w:val="es-ES"/>
                <w:rPrChange w:id="890" w:author="Victor Morales" w:date="2018-08-12T11:06:00Z">
                  <w:rPr>
                    <w:bCs/>
                    <w:sz w:val="24"/>
                    <w:lang w:val="es-ES"/>
                  </w:rPr>
                </w:rPrChange>
              </w:rPr>
              <w:delText xml:space="preserve"> - Administración de Préstamos de Credi-Adquiriencia.</w:delText>
            </w:r>
          </w:del>
        </w:p>
        <w:p w:rsidR="00DC609E" w:rsidRDefault="00DC609E">
          <w:pPr>
            <w:pStyle w:val="Encabezado"/>
            <w:jc w:val="center"/>
            <w:rPr>
              <w:szCs w:val="20"/>
              <w:lang w:val="es-ES"/>
            </w:rPr>
          </w:pPr>
        </w:p>
      </w:tc>
      <w:tc>
        <w:tcPr>
          <w:tcW w:w="2267" w:type="dxa"/>
          <w:tcBorders>
            <w:top w:val="single" w:sz="4" w:space="0" w:color="C0C0C0"/>
            <w:left w:val="single" w:sz="4" w:space="0" w:color="C0C0C0"/>
            <w:bottom w:val="single" w:sz="4" w:space="0" w:color="C0C0C0"/>
            <w:right w:val="single" w:sz="4" w:space="0" w:color="C0C0C0"/>
          </w:tcBorders>
          <w:shd w:val="clear" w:color="auto" w:fill="auto"/>
          <w:tcMar>
            <w:left w:w="103" w:type="dxa"/>
          </w:tcMar>
          <w:vAlign w:val="center"/>
          <w:tcPrChange w:id="891" w:author="Victor Morales" w:date="2018-08-12T11:06:00Z">
            <w:tcPr>
              <w:tcW w:w="2267" w:type="dxa"/>
              <w:tcBorders>
                <w:top w:val="single" w:sz="4" w:space="0" w:color="C0C0C0"/>
                <w:left w:val="single" w:sz="4" w:space="0" w:color="C0C0C0"/>
                <w:bottom w:val="single" w:sz="4" w:space="0" w:color="C0C0C0"/>
                <w:right w:val="single" w:sz="4" w:space="0" w:color="C0C0C0"/>
              </w:tcBorders>
              <w:shd w:val="clear" w:color="auto" w:fill="auto"/>
              <w:tcMar>
                <w:left w:w="103" w:type="dxa"/>
              </w:tcMar>
            </w:tcPr>
          </w:tcPrChange>
        </w:tcPr>
        <w:p w:rsidR="00DC609E" w:rsidRDefault="00DC609E">
          <w:pPr>
            <w:pStyle w:val="Encabezado"/>
            <w:jc w:val="center"/>
            <w:pPrChange w:id="892" w:author="Victor Morales" w:date="2018-08-12T11:06:00Z">
              <w:pPr>
                <w:pStyle w:val="Encabezado"/>
                <w:jc w:val="right"/>
              </w:pPr>
            </w:pPrChange>
          </w:pPr>
          <w:del w:id="893" w:author="Victor Morales" w:date="2018-08-12T11:08:00Z">
            <w:r w:rsidDel="00DC609E">
              <w:rPr>
                <w:b w:val="0"/>
                <w:bCs/>
                <w:szCs w:val="20"/>
                <w:lang w:val="es-ES"/>
              </w:rPr>
              <w:delText>R-PR-033</w:delText>
            </w:r>
          </w:del>
          <w:ins w:id="894" w:author="Victor Morales" w:date="2018-08-12T11:08:00Z">
            <w:r>
              <w:rPr>
                <w:b w:val="0"/>
                <w:bCs/>
                <w:szCs w:val="20"/>
                <w:lang w:val="es-ES"/>
              </w:rPr>
              <w:t>Toma de Requerimientos</w:t>
            </w:r>
          </w:ins>
        </w:p>
      </w:tc>
    </w:tr>
    <w:tr w:rsidR="00DC609E" w:rsidTr="00D37D8F">
      <w:trPr>
        <w:cantSplit/>
        <w:trHeight w:val="820"/>
        <w:trPrChange w:id="895" w:author="Victor Morales" w:date="2018-08-12T11:06:00Z">
          <w:trPr>
            <w:cantSplit/>
            <w:trHeight w:val="820"/>
          </w:trPr>
        </w:trPrChange>
      </w:trPr>
      <w:tc>
        <w:tcPr>
          <w:tcW w:w="1367" w:type="dxa"/>
          <w:vMerge/>
          <w:tcBorders>
            <w:top w:val="single" w:sz="4" w:space="0" w:color="C0C0C0"/>
          </w:tcBorders>
          <w:shd w:val="clear" w:color="auto" w:fill="auto"/>
          <w:vAlign w:val="center"/>
          <w:tcPrChange w:id="896" w:author="Victor Morales" w:date="2018-08-12T11:06:00Z">
            <w:tcPr>
              <w:tcW w:w="1367" w:type="dxa"/>
              <w:vMerge/>
              <w:tcBorders>
                <w:top w:val="single" w:sz="4" w:space="0" w:color="C0C0C0"/>
              </w:tcBorders>
              <w:shd w:val="clear" w:color="auto" w:fill="auto"/>
              <w:vAlign w:val="center"/>
            </w:tcPr>
          </w:tcPrChange>
        </w:tcPr>
        <w:p w:rsidR="00DC609E" w:rsidRDefault="00DC609E">
          <w:pPr>
            <w:pStyle w:val="Encabezado"/>
            <w:rPr>
              <w:szCs w:val="20"/>
              <w:lang w:val="es-ES"/>
            </w:rPr>
          </w:pPr>
        </w:p>
      </w:tc>
      <w:tc>
        <w:tcPr>
          <w:tcW w:w="5440" w:type="dxa"/>
          <w:vMerge/>
          <w:tcBorders>
            <w:top w:val="single" w:sz="4" w:space="0" w:color="C0C0C0"/>
            <w:left w:val="single" w:sz="4" w:space="0" w:color="C0C0C0"/>
            <w:bottom w:val="single" w:sz="4" w:space="0" w:color="C0C0C0"/>
          </w:tcBorders>
          <w:shd w:val="clear" w:color="auto" w:fill="auto"/>
          <w:tcMar>
            <w:left w:w="103" w:type="dxa"/>
          </w:tcMar>
          <w:vAlign w:val="center"/>
          <w:tcPrChange w:id="897" w:author="Victor Morales" w:date="2018-08-12T11:06:00Z">
            <w:tcPr>
              <w:tcW w:w="5440" w:type="dxa"/>
              <w:vMerge/>
              <w:tcBorders>
                <w:top w:val="single" w:sz="4" w:space="0" w:color="C0C0C0"/>
                <w:left w:val="single" w:sz="4" w:space="0" w:color="C0C0C0"/>
                <w:bottom w:val="single" w:sz="4" w:space="0" w:color="C0C0C0"/>
              </w:tcBorders>
              <w:shd w:val="clear" w:color="auto" w:fill="auto"/>
              <w:tcMar>
                <w:left w:w="103" w:type="dxa"/>
              </w:tcMar>
              <w:vAlign w:val="center"/>
            </w:tcPr>
          </w:tcPrChange>
        </w:tcPr>
        <w:p w:rsidR="00DC609E" w:rsidRDefault="00DC609E">
          <w:pPr>
            <w:pStyle w:val="Encabezado"/>
            <w:jc w:val="center"/>
            <w:rPr>
              <w:bCs/>
              <w:szCs w:val="20"/>
              <w:lang w:val="es-ES"/>
            </w:rPr>
          </w:pPr>
        </w:p>
      </w:tc>
      <w:tc>
        <w:tcPr>
          <w:tcW w:w="2267" w:type="dxa"/>
          <w:tcBorders>
            <w:top w:val="single" w:sz="4" w:space="0" w:color="C0C0C0"/>
            <w:left w:val="single" w:sz="4" w:space="0" w:color="C0C0C0"/>
            <w:bottom w:val="single" w:sz="4" w:space="0" w:color="C0C0C0"/>
            <w:right w:val="single" w:sz="4" w:space="0" w:color="C0C0C0"/>
          </w:tcBorders>
          <w:shd w:val="clear" w:color="auto" w:fill="auto"/>
          <w:tcMar>
            <w:left w:w="103" w:type="dxa"/>
          </w:tcMar>
          <w:vAlign w:val="center"/>
          <w:tcPrChange w:id="898" w:author="Victor Morales" w:date="2018-08-12T11:06:00Z">
            <w:tcPr>
              <w:tcW w:w="2267" w:type="dxa"/>
              <w:tcBorders>
                <w:top w:val="single" w:sz="4" w:space="0" w:color="C0C0C0"/>
                <w:left w:val="single" w:sz="4" w:space="0" w:color="C0C0C0"/>
                <w:bottom w:val="single" w:sz="4" w:space="0" w:color="C0C0C0"/>
                <w:right w:val="single" w:sz="4" w:space="0" w:color="C0C0C0"/>
              </w:tcBorders>
              <w:shd w:val="clear" w:color="auto" w:fill="auto"/>
              <w:tcMar>
                <w:left w:w="103" w:type="dxa"/>
              </w:tcMar>
              <w:vAlign w:val="bottom"/>
            </w:tcPr>
          </w:tcPrChange>
        </w:tcPr>
        <w:p w:rsidR="00DC609E" w:rsidRDefault="00DC609E">
          <w:pPr>
            <w:pStyle w:val="Encabezado"/>
            <w:jc w:val="center"/>
            <w:pPrChange w:id="899" w:author="Victor Morales" w:date="2018-08-12T11:06:00Z">
              <w:pPr>
                <w:pStyle w:val="Encabezado"/>
                <w:jc w:val="right"/>
              </w:pPr>
            </w:pPrChange>
          </w:pPr>
          <w:r>
            <w:rPr>
              <w:szCs w:val="20"/>
            </w:rPr>
            <w:t xml:space="preserve">Página </w:t>
          </w:r>
          <w:r>
            <w:rPr>
              <w:szCs w:val="20"/>
            </w:rPr>
            <w:fldChar w:fldCharType="begin"/>
          </w:r>
          <w:r>
            <w:instrText>PAGE</w:instrText>
          </w:r>
          <w:r>
            <w:fldChar w:fldCharType="separate"/>
          </w:r>
          <w:r>
            <w:rPr>
              <w:noProof/>
            </w:rPr>
            <w:t>1</w:t>
          </w:r>
          <w:r>
            <w:fldChar w:fldCharType="end"/>
          </w:r>
          <w:r>
            <w:rPr>
              <w:szCs w:val="20"/>
            </w:rPr>
            <w:t xml:space="preserve"> de </w:t>
          </w:r>
          <w:r>
            <w:rPr>
              <w:szCs w:val="20"/>
            </w:rPr>
            <w:fldChar w:fldCharType="begin"/>
          </w:r>
          <w:r>
            <w:instrText>NUMPAGES</w:instrText>
          </w:r>
          <w:r>
            <w:fldChar w:fldCharType="separate"/>
          </w:r>
          <w:r>
            <w:rPr>
              <w:noProof/>
            </w:rPr>
            <w:t>30</w:t>
          </w:r>
          <w:r>
            <w:fldChar w:fldCharType="end"/>
          </w:r>
        </w:p>
      </w:tc>
    </w:tr>
  </w:tbl>
  <w:p w:rsidR="00DC609E" w:rsidRDefault="00DC609E">
    <w:pPr>
      <w:pStyle w:val="Encabezado"/>
      <w:rPr>
        <w:rFonts w:ascii="Tahoma" w:hAnsi="Tahoma" w:cs="Tahoma"/>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4B3"/>
    <w:multiLevelType w:val="hybridMultilevel"/>
    <w:tmpl w:val="EF820C66"/>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1" w15:restartNumberingAfterBreak="0">
    <w:nsid w:val="01264FB0"/>
    <w:multiLevelType w:val="hybridMultilevel"/>
    <w:tmpl w:val="A288E56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 w15:restartNumberingAfterBreak="0">
    <w:nsid w:val="0930360D"/>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9885AF3"/>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D786397"/>
    <w:multiLevelType w:val="multilevel"/>
    <w:tmpl w:val="A42CC41E"/>
    <w:lvl w:ilvl="0">
      <w:start w:val="1"/>
      <w:numFmt w:val="decimal"/>
      <w:lvlText w:val="%1."/>
      <w:lvlJc w:val="left"/>
      <w:pPr>
        <w:ind w:left="360" w:hanging="360"/>
      </w:pPr>
      <w:rPr>
        <w:b/>
        <w:bCs/>
      </w:rPr>
    </w:lvl>
    <w:lvl w:ilvl="1">
      <w:start w:val="1"/>
      <w:numFmt w:val="decimal"/>
      <w:lvlText w:val="%1.%2"/>
      <w:lvlJc w:val="left"/>
      <w:pPr>
        <w:ind w:left="720" w:hanging="720"/>
      </w:pPr>
      <w:rPr>
        <w:b/>
        <w:bCs/>
        <w:szCs w:val="20"/>
      </w:rPr>
    </w:lvl>
    <w:lvl w:ilvl="2">
      <w:start w:val="1"/>
      <w:numFmt w:val="decimal"/>
      <w:lvlText w:val="%1.%2.%3"/>
      <w:lvlJc w:val="left"/>
      <w:pPr>
        <w:ind w:left="1080" w:hanging="1080"/>
      </w:pPr>
      <w:rPr>
        <w:b/>
        <w:bCs/>
        <w:szCs w:val="20"/>
      </w:rPr>
    </w:lvl>
    <w:lvl w:ilvl="3">
      <w:start w:val="1"/>
      <w:numFmt w:val="decimal"/>
      <w:lvlText w:val="%1.%2.%3.%4"/>
      <w:lvlJc w:val="left"/>
      <w:pPr>
        <w:ind w:left="1080" w:hanging="1080"/>
      </w:pPr>
      <w:rPr>
        <w:b/>
        <w:bCs/>
        <w:szCs w:val="20"/>
      </w:rPr>
    </w:lvl>
    <w:lvl w:ilvl="4">
      <w:start w:val="1"/>
      <w:numFmt w:val="decimal"/>
      <w:lvlText w:val="%1.%2.%3.%4.%5"/>
      <w:lvlJc w:val="left"/>
      <w:pPr>
        <w:ind w:left="1440" w:hanging="1440"/>
      </w:pPr>
      <w:rPr>
        <w:b/>
        <w:bCs/>
        <w:szCs w:val="20"/>
      </w:rPr>
    </w:lvl>
    <w:lvl w:ilvl="5">
      <w:start w:val="1"/>
      <w:numFmt w:val="decimal"/>
      <w:lvlText w:val="%1.%2.%3.%4.%5.%6"/>
      <w:lvlJc w:val="left"/>
      <w:pPr>
        <w:ind w:left="1800" w:hanging="1800"/>
      </w:pPr>
      <w:rPr>
        <w:b/>
        <w:bCs/>
        <w:szCs w:val="20"/>
      </w:rPr>
    </w:lvl>
    <w:lvl w:ilvl="6">
      <w:start w:val="1"/>
      <w:numFmt w:val="decimal"/>
      <w:lvlText w:val="%1.%2.%3.%4.%5.%6.%7"/>
      <w:lvlJc w:val="left"/>
      <w:pPr>
        <w:ind w:left="2160" w:hanging="2160"/>
      </w:pPr>
      <w:rPr>
        <w:b/>
        <w:bCs/>
        <w:szCs w:val="20"/>
      </w:rPr>
    </w:lvl>
    <w:lvl w:ilvl="7">
      <w:start w:val="1"/>
      <w:numFmt w:val="decimal"/>
      <w:lvlText w:val="%1.%2.%3.%4.%5.%6.%7.%8"/>
      <w:lvlJc w:val="left"/>
      <w:pPr>
        <w:ind w:left="2160" w:hanging="2160"/>
      </w:pPr>
      <w:rPr>
        <w:b/>
        <w:bCs/>
        <w:szCs w:val="20"/>
      </w:rPr>
    </w:lvl>
    <w:lvl w:ilvl="8">
      <w:start w:val="1"/>
      <w:numFmt w:val="decimal"/>
      <w:lvlText w:val="%1.%2.%3.%4.%5.%6.%7.%8.%9"/>
      <w:lvlJc w:val="left"/>
      <w:pPr>
        <w:ind w:left="2520" w:hanging="2520"/>
      </w:pPr>
      <w:rPr>
        <w:b/>
        <w:bCs/>
        <w:szCs w:val="20"/>
      </w:rPr>
    </w:lvl>
  </w:abstractNum>
  <w:abstractNum w:abstractNumId="5" w15:restartNumberingAfterBreak="0">
    <w:nsid w:val="0DC44A29"/>
    <w:multiLevelType w:val="multilevel"/>
    <w:tmpl w:val="7EC0F5C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6" w15:restartNumberingAfterBreak="0">
    <w:nsid w:val="159C2724"/>
    <w:multiLevelType w:val="multilevel"/>
    <w:tmpl w:val="82D6EBBE"/>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15:restartNumberingAfterBreak="0">
    <w:nsid w:val="18412F55"/>
    <w:multiLevelType w:val="hybridMultilevel"/>
    <w:tmpl w:val="3BC6702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B7520A9"/>
    <w:multiLevelType w:val="hybridMultilevel"/>
    <w:tmpl w:val="70C6FF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CB32B56"/>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FE30FB2"/>
    <w:multiLevelType w:val="multilevel"/>
    <w:tmpl w:val="923C928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15:restartNumberingAfterBreak="0">
    <w:nsid w:val="2026043F"/>
    <w:multiLevelType w:val="multilevel"/>
    <w:tmpl w:val="32CC287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12" w15:restartNumberingAfterBreak="0">
    <w:nsid w:val="295B5485"/>
    <w:multiLevelType w:val="hybridMultilevel"/>
    <w:tmpl w:val="0406C54A"/>
    <w:lvl w:ilvl="0" w:tplc="A9D62398">
      <w:start w:val="1"/>
      <w:numFmt w:val="decimalZero"/>
      <w:lvlText w:val="%1"/>
      <w:lvlJc w:val="left"/>
      <w:pPr>
        <w:ind w:left="720" w:hanging="360"/>
      </w:pPr>
      <w:rPr>
        <w:rFonts w:hint="default"/>
        <w:b/>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3" w15:restartNumberingAfterBreak="0">
    <w:nsid w:val="2E553A82"/>
    <w:multiLevelType w:val="multilevel"/>
    <w:tmpl w:val="A7FCE4E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4" w15:restartNumberingAfterBreak="0">
    <w:nsid w:val="2F161F01"/>
    <w:multiLevelType w:val="hybridMultilevel"/>
    <w:tmpl w:val="323CAF7E"/>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306E2B9F"/>
    <w:multiLevelType w:val="hybridMultilevel"/>
    <w:tmpl w:val="7C926A0C"/>
    <w:lvl w:ilvl="0" w:tplc="C98CAE70">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6" w15:restartNumberingAfterBreak="0">
    <w:nsid w:val="39EF4F31"/>
    <w:multiLevelType w:val="multilevel"/>
    <w:tmpl w:val="ACE667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3374DD7"/>
    <w:multiLevelType w:val="hybridMultilevel"/>
    <w:tmpl w:val="C8F4D4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3677D61"/>
    <w:multiLevelType w:val="multilevel"/>
    <w:tmpl w:val="A7560464"/>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19" w15:restartNumberingAfterBreak="0">
    <w:nsid w:val="44B054D6"/>
    <w:multiLevelType w:val="hybridMultilevel"/>
    <w:tmpl w:val="8F72B390"/>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0" w15:restartNumberingAfterBreak="0">
    <w:nsid w:val="49C312C2"/>
    <w:multiLevelType w:val="multilevel"/>
    <w:tmpl w:val="8878FB3C"/>
    <w:lvl w:ilvl="0">
      <w:start w:val="1"/>
      <w:numFmt w:val="bullet"/>
      <w:lvlText w:val=""/>
      <w:lvlJc w:val="left"/>
      <w:pPr>
        <w:ind w:left="2070" w:hanging="360"/>
      </w:pPr>
      <w:rPr>
        <w:rFonts w:ascii="Symbol" w:hAnsi="Symbol" w:cs="Symbol"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cs="Wingdings" w:hint="default"/>
      </w:rPr>
    </w:lvl>
    <w:lvl w:ilvl="3">
      <w:start w:val="1"/>
      <w:numFmt w:val="bullet"/>
      <w:lvlText w:val=""/>
      <w:lvlJc w:val="left"/>
      <w:pPr>
        <w:ind w:left="4230" w:hanging="360"/>
      </w:pPr>
      <w:rPr>
        <w:rFonts w:ascii="Symbol" w:hAnsi="Symbol" w:cs="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cs="Wingdings" w:hint="default"/>
      </w:rPr>
    </w:lvl>
    <w:lvl w:ilvl="6">
      <w:start w:val="1"/>
      <w:numFmt w:val="bullet"/>
      <w:lvlText w:val=""/>
      <w:lvlJc w:val="left"/>
      <w:pPr>
        <w:ind w:left="6390" w:hanging="360"/>
      </w:pPr>
      <w:rPr>
        <w:rFonts w:ascii="Symbol" w:hAnsi="Symbol" w:cs="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cs="Wingdings" w:hint="default"/>
      </w:rPr>
    </w:lvl>
  </w:abstractNum>
  <w:abstractNum w:abstractNumId="21" w15:restartNumberingAfterBreak="0">
    <w:nsid w:val="4A1B3EC4"/>
    <w:multiLevelType w:val="hybridMultilevel"/>
    <w:tmpl w:val="35EE7B70"/>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4AFF616B"/>
    <w:multiLevelType w:val="hybridMultilevel"/>
    <w:tmpl w:val="9C90E95E"/>
    <w:lvl w:ilvl="0" w:tplc="480A000F">
      <w:start w:val="1"/>
      <w:numFmt w:val="decimal"/>
      <w:lvlText w:val="%1."/>
      <w:lvlJc w:val="left"/>
      <w:pPr>
        <w:ind w:left="360" w:hanging="360"/>
      </w:pPr>
      <w:rPr>
        <w:rFonts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23" w15:restartNumberingAfterBreak="0">
    <w:nsid w:val="4D376E5E"/>
    <w:multiLevelType w:val="multilevel"/>
    <w:tmpl w:val="D85CCE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51475D38"/>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550F57FE"/>
    <w:multiLevelType w:val="hybridMultilevel"/>
    <w:tmpl w:val="02306C6A"/>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6" w15:restartNumberingAfterBreak="0">
    <w:nsid w:val="55F96A72"/>
    <w:multiLevelType w:val="hybridMultilevel"/>
    <w:tmpl w:val="A5401F3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7" w15:restartNumberingAfterBreak="0">
    <w:nsid w:val="580860D2"/>
    <w:multiLevelType w:val="multilevel"/>
    <w:tmpl w:val="6CD6A4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15:restartNumberingAfterBreak="0">
    <w:nsid w:val="583F232A"/>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6C8D271C"/>
    <w:multiLevelType w:val="hybridMultilevel"/>
    <w:tmpl w:val="16980D94"/>
    <w:lvl w:ilvl="0" w:tplc="EDB02DB0">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30" w15:restartNumberingAfterBreak="0">
    <w:nsid w:val="6CB643C2"/>
    <w:multiLevelType w:val="multilevel"/>
    <w:tmpl w:val="63981F2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1" w15:restartNumberingAfterBreak="0">
    <w:nsid w:val="71495E14"/>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7432849"/>
    <w:multiLevelType w:val="hybridMultilevel"/>
    <w:tmpl w:val="4E14E4F8"/>
    <w:lvl w:ilvl="0" w:tplc="100A000F">
      <w:start w:val="1"/>
      <w:numFmt w:val="decimal"/>
      <w:lvlText w:val="%1."/>
      <w:lvlJc w:val="left"/>
      <w:pPr>
        <w:ind w:left="2070" w:hanging="360"/>
      </w:pPr>
    </w:lvl>
    <w:lvl w:ilvl="1" w:tplc="100A0019" w:tentative="1">
      <w:start w:val="1"/>
      <w:numFmt w:val="lowerLetter"/>
      <w:lvlText w:val="%2."/>
      <w:lvlJc w:val="left"/>
      <w:pPr>
        <w:ind w:left="2790" w:hanging="360"/>
      </w:pPr>
    </w:lvl>
    <w:lvl w:ilvl="2" w:tplc="100A001B" w:tentative="1">
      <w:start w:val="1"/>
      <w:numFmt w:val="lowerRoman"/>
      <w:lvlText w:val="%3."/>
      <w:lvlJc w:val="right"/>
      <w:pPr>
        <w:ind w:left="3510" w:hanging="180"/>
      </w:pPr>
    </w:lvl>
    <w:lvl w:ilvl="3" w:tplc="100A000F" w:tentative="1">
      <w:start w:val="1"/>
      <w:numFmt w:val="decimal"/>
      <w:lvlText w:val="%4."/>
      <w:lvlJc w:val="left"/>
      <w:pPr>
        <w:ind w:left="4230" w:hanging="360"/>
      </w:pPr>
    </w:lvl>
    <w:lvl w:ilvl="4" w:tplc="100A0019" w:tentative="1">
      <w:start w:val="1"/>
      <w:numFmt w:val="lowerLetter"/>
      <w:lvlText w:val="%5."/>
      <w:lvlJc w:val="left"/>
      <w:pPr>
        <w:ind w:left="4950" w:hanging="360"/>
      </w:pPr>
    </w:lvl>
    <w:lvl w:ilvl="5" w:tplc="100A001B" w:tentative="1">
      <w:start w:val="1"/>
      <w:numFmt w:val="lowerRoman"/>
      <w:lvlText w:val="%6."/>
      <w:lvlJc w:val="right"/>
      <w:pPr>
        <w:ind w:left="5670" w:hanging="180"/>
      </w:pPr>
    </w:lvl>
    <w:lvl w:ilvl="6" w:tplc="100A000F" w:tentative="1">
      <w:start w:val="1"/>
      <w:numFmt w:val="decimal"/>
      <w:lvlText w:val="%7."/>
      <w:lvlJc w:val="left"/>
      <w:pPr>
        <w:ind w:left="6390" w:hanging="360"/>
      </w:pPr>
    </w:lvl>
    <w:lvl w:ilvl="7" w:tplc="100A0019" w:tentative="1">
      <w:start w:val="1"/>
      <w:numFmt w:val="lowerLetter"/>
      <w:lvlText w:val="%8."/>
      <w:lvlJc w:val="left"/>
      <w:pPr>
        <w:ind w:left="7110" w:hanging="360"/>
      </w:pPr>
    </w:lvl>
    <w:lvl w:ilvl="8" w:tplc="100A001B" w:tentative="1">
      <w:start w:val="1"/>
      <w:numFmt w:val="lowerRoman"/>
      <w:lvlText w:val="%9."/>
      <w:lvlJc w:val="right"/>
      <w:pPr>
        <w:ind w:left="7830" w:hanging="180"/>
      </w:pPr>
    </w:lvl>
  </w:abstractNum>
  <w:num w:numId="1">
    <w:abstractNumId w:val="13"/>
  </w:num>
  <w:num w:numId="2">
    <w:abstractNumId w:val="24"/>
  </w:num>
  <w:num w:numId="3">
    <w:abstractNumId w:val="4"/>
  </w:num>
  <w:num w:numId="4">
    <w:abstractNumId w:val="11"/>
  </w:num>
  <w:num w:numId="5">
    <w:abstractNumId w:val="6"/>
  </w:num>
  <w:num w:numId="6">
    <w:abstractNumId w:val="16"/>
  </w:num>
  <w:num w:numId="7">
    <w:abstractNumId w:val="23"/>
  </w:num>
  <w:num w:numId="8">
    <w:abstractNumId w:val="28"/>
  </w:num>
  <w:num w:numId="9">
    <w:abstractNumId w:val="20"/>
  </w:num>
  <w:num w:numId="10">
    <w:abstractNumId w:val="27"/>
  </w:num>
  <w:num w:numId="11">
    <w:abstractNumId w:val="26"/>
  </w:num>
  <w:num w:numId="12">
    <w:abstractNumId w:val="32"/>
  </w:num>
  <w:num w:numId="13">
    <w:abstractNumId w:val="29"/>
  </w:num>
  <w:num w:numId="14">
    <w:abstractNumId w:val="12"/>
  </w:num>
  <w:num w:numId="15">
    <w:abstractNumId w:val="15"/>
  </w:num>
  <w:num w:numId="16">
    <w:abstractNumId w:val="3"/>
  </w:num>
  <w:num w:numId="17">
    <w:abstractNumId w:val="18"/>
  </w:num>
  <w:num w:numId="18">
    <w:abstractNumId w:val="30"/>
  </w:num>
  <w:num w:numId="19">
    <w:abstractNumId w:val="5"/>
  </w:num>
  <w:num w:numId="20">
    <w:abstractNumId w:val="10"/>
  </w:num>
  <w:num w:numId="21">
    <w:abstractNumId w:val="9"/>
  </w:num>
  <w:num w:numId="22">
    <w:abstractNumId w:val="31"/>
  </w:num>
  <w:num w:numId="23">
    <w:abstractNumId w:val="2"/>
  </w:num>
  <w:num w:numId="24">
    <w:abstractNumId w:val="22"/>
  </w:num>
  <w:num w:numId="25">
    <w:abstractNumId w:val="19"/>
  </w:num>
  <w:num w:numId="26">
    <w:abstractNumId w:val="25"/>
  </w:num>
  <w:num w:numId="27">
    <w:abstractNumId w:val="8"/>
  </w:num>
  <w:num w:numId="28">
    <w:abstractNumId w:val="21"/>
  </w:num>
  <w:num w:numId="29">
    <w:abstractNumId w:val="7"/>
  </w:num>
  <w:num w:numId="30">
    <w:abstractNumId w:val="0"/>
  </w:num>
  <w:num w:numId="31">
    <w:abstractNumId w:val="1"/>
  </w:num>
  <w:num w:numId="32">
    <w:abstractNumId w:val="17"/>
  </w:num>
  <w:num w:numId="3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Morales">
    <w15:presenceInfo w15:providerId="Windows Live" w15:userId="63247de83bbfb9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E1F"/>
    <w:rsid w:val="00001C45"/>
    <w:rsid w:val="00012F3C"/>
    <w:rsid w:val="00020FFD"/>
    <w:rsid w:val="00030954"/>
    <w:rsid w:val="0003376C"/>
    <w:rsid w:val="00050BB8"/>
    <w:rsid w:val="00052E34"/>
    <w:rsid w:val="00054B1E"/>
    <w:rsid w:val="0006767B"/>
    <w:rsid w:val="00077CC1"/>
    <w:rsid w:val="00095E28"/>
    <w:rsid w:val="000A77DF"/>
    <w:rsid w:val="000A7CBF"/>
    <w:rsid w:val="000B198A"/>
    <w:rsid w:val="000B2B05"/>
    <w:rsid w:val="000C46B7"/>
    <w:rsid w:val="000C4CA1"/>
    <w:rsid w:val="000D645F"/>
    <w:rsid w:val="000F46EA"/>
    <w:rsid w:val="000F4CB8"/>
    <w:rsid w:val="00102C15"/>
    <w:rsid w:val="00123804"/>
    <w:rsid w:val="00130F01"/>
    <w:rsid w:val="00137F39"/>
    <w:rsid w:val="001438A4"/>
    <w:rsid w:val="00153C01"/>
    <w:rsid w:val="00162303"/>
    <w:rsid w:val="00173214"/>
    <w:rsid w:val="00175B58"/>
    <w:rsid w:val="001803C1"/>
    <w:rsid w:val="00197415"/>
    <w:rsid w:val="001A329C"/>
    <w:rsid w:val="001B4036"/>
    <w:rsid w:val="001D0D6D"/>
    <w:rsid w:val="001D4966"/>
    <w:rsid w:val="001D571B"/>
    <w:rsid w:val="001D7E65"/>
    <w:rsid w:val="001E0FBE"/>
    <w:rsid w:val="001F1520"/>
    <w:rsid w:val="002050D8"/>
    <w:rsid w:val="00223788"/>
    <w:rsid w:val="00237D34"/>
    <w:rsid w:val="00240E21"/>
    <w:rsid w:val="00242A88"/>
    <w:rsid w:val="00250D4A"/>
    <w:rsid w:val="00252269"/>
    <w:rsid w:val="00256541"/>
    <w:rsid w:val="00261B46"/>
    <w:rsid w:val="0026512A"/>
    <w:rsid w:val="0026653D"/>
    <w:rsid w:val="00266B90"/>
    <w:rsid w:val="00280BA9"/>
    <w:rsid w:val="0029216D"/>
    <w:rsid w:val="002A1002"/>
    <w:rsid w:val="002C3E59"/>
    <w:rsid w:val="002D2617"/>
    <w:rsid w:val="003017C1"/>
    <w:rsid w:val="00307556"/>
    <w:rsid w:val="00311B2A"/>
    <w:rsid w:val="0033775E"/>
    <w:rsid w:val="00350275"/>
    <w:rsid w:val="00351CF1"/>
    <w:rsid w:val="00360A81"/>
    <w:rsid w:val="00366A47"/>
    <w:rsid w:val="00372471"/>
    <w:rsid w:val="00377820"/>
    <w:rsid w:val="0038523C"/>
    <w:rsid w:val="003B1794"/>
    <w:rsid w:val="003D027E"/>
    <w:rsid w:val="003D19B2"/>
    <w:rsid w:val="003E0EC1"/>
    <w:rsid w:val="003F1915"/>
    <w:rsid w:val="003F2A5A"/>
    <w:rsid w:val="003F2D0B"/>
    <w:rsid w:val="003F30AB"/>
    <w:rsid w:val="0040728D"/>
    <w:rsid w:val="004421E6"/>
    <w:rsid w:val="004442BD"/>
    <w:rsid w:val="004618FE"/>
    <w:rsid w:val="00467AC2"/>
    <w:rsid w:val="00481E0F"/>
    <w:rsid w:val="004932A4"/>
    <w:rsid w:val="004C295C"/>
    <w:rsid w:val="004C6ADC"/>
    <w:rsid w:val="004D4F67"/>
    <w:rsid w:val="004E2FFE"/>
    <w:rsid w:val="004E3F89"/>
    <w:rsid w:val="004E403B"/>
    <w:rsid w:val="004F01EA"/>
    <w:rsid w:val="004F5294"/>
    <w:rsid w:val="00502F25"/>
    <w:rsid w:val="005037D2"/>
    <w:rsid w:val="00504604"/>
    <w:rsid w:val="005118AB"/>
    <w:rsid w:val="00522963"/>
    <w:rsid w:val="005313B7"/>
    <w:rsid w:val="00540AC3"/>
    <w:rsid w:val="00543A9E"/>
    <w:rsid w:val="00562E39"/>
    <w:rsid w:val="00563D10"/>
    <w:rsid w:val="00570248"/>
    <w:rsid w:val="005828E1"/>
    <w:rsid w:val="005965AC"/>
    <w:rsid w:val="005A0923"/>
    <w:rsid w:val="005A3F9A"/>
    <w:rsid w:val="005A5005"/>
    <w:rsid w:val="005A654A"/>
    <w:rsid w:val="005C560E"/>
    <w:rsid w:val="005F617A"/>
    <w:rsid w:val="00604F28"/>
    <w:rsid w:val="00605764"/>
    <w:rsid w:val="00606BBE"/>
    <w:rsid w:val="00624373"/>
    <w:rsid w:val="00656048"/>
    <w:rsid w:val="00676933"/>
    <w:rsid w:val="006841A8"/>
    <w:rsid w:val="006936D9"/>
    <w:rsid w:val="006A1979"/>
    <w:rsid w:val="006B5D5F"/>
    <w:rsid w:val="006B7A22"/>
    <w:rsid w:val="006C5303"/>
    <w:rsid w:val="006D0004"/>
    <w:rsid w:val="006D0BA1"/>
    <w:rsid w:val="006D707E"/>
    <w:rsid w:val="006E01C4"/>
    <w:rsid w:val="006F633C"/>
    <w:rsid w:val="007028DC"/>
    <w:rsid w:val="00704724"/>
    <w:rsid w:val="007057D1"/>
    <w:rsid w:val="00712E0B"/>
    <w:rsid w:val="007247A1"/>
    <w:rsid w:val="00750D4D"/>
    <w:rsid w:val="0075186A"/>
    <w:rsid w:val="007562FF"/>
    <w:rsid w:val="0075689A"/>
    <w:rsid w:val="00763B17"/>
    <w:rsid w:val="00764059"/>
    <w:rsid w:val="0076463E"/>
    <w:rsid w:val="007705B5"/>
    <w:rsid w:val="00770BDF"/>
    <w:rsid w:val="00775E0E"/>
    <w:rsid w:val="0079265A"/>
    <w:rsid w:val="00793DDE"/>
    <w:rsid w:val="00794046"/>
    <w:rsid w:val="007A1667"/>
    <w:rsid w:val="007A53BC"/>
    <w:rsid w:val="007A6E64"/>
    <w:rsid w:val="007E3811"/>
    <w:rsid w:val="007F1213"/>
    <w:rsid w:val="007F4A41"/>
    <w:rsid w:val="007F62A9"/>
    <w:rsid w:val="007F6BBC"/>
    <w:rsid w:val="00814307"/>
    <w:rsid w:val="0081680F"/>
    <w:rsid w:val="008204C2"/>
    <w:rsid w:val="008248B5"/>
    <w:rsid w:val="00832B07"/>
    <w:rsid w:val="00834064"/>
    <w:rsid w:val="0083467C"/>
    <w:rsid w:val="0085355C"/>
    <w:rsid w:val="00864CBB"/>
    <w:rsid w:val="00864E66"/>
    <w:rsid w:val="00866746"/>
    <w:rsid w:val="00880CAA"/>
    <w:rsid w:val="00891788"/>
    <w:rsid w:val="0089398D"/>
    <w:rsid w:val="008B2920"/>
    <w:rsid w:val="008B61A7"/>
    <w:rsid w:val="008C30D4"/>
    <w:rsid w:val="008E364A"/>
    <w:rsid w:val="008E3DEC"/>
    <w:rsid w:val="008E7553"/>
    <w:rsid w:val="008F236E"/>
    <w:rsid w:val="008F6D60"/>
    <w:rsid w:val="009011AB"/>
    <w:rsid w:val="00910149"/>
    <w:rsid w:val="00910E5A"/>
    <w:rsid w:val="009112A5"/>
    <w:rsid w:val="0091725F"/>
    <w:rsid w:val="00917937"/>
    <w:rsid w:val="00932786"/>
    <w:rsid w:val="009424C4"/>
    <w:rsid w:val="009454A7"/>
    <w:rsid w:val="00946453"/>
    <w:rsid w:val="00976483"/>
    <w:rsid w:val="009822AD"/>
    <w:rsid w:val="009A3AF7"/>
    <w:rsid w:val="009A496E"/>
    <w:rsid w:val="009B5A07"/>
    <w:rsid w:val="009C3927"/>
    <w:rsid w:val="009E1577"/>
    <w:rsid w:val="009F133E"/>
    <w:rsid w:val="00A061BE"/>
    <w:rsid w:val="00A1344A"/>
    <w:rsid w:val="00A23365"/>
    <w:rsid w:val="00A24E1F"/>
    <w:rsid w:val="00A35CA7"/>
    <w:rsid w:val="00A708ED"/>
    <w:rsid w:val="00A86172"/>
    <w:rsid w:val="00AA4C16"/>
    <w:rsid w:val="00AB393B"/>
    <w:rsid w:val="00AB43D1"/>
    <w:rsid w:val="00AD6C8E"/>
    <w:rsid w:val="00AE47F3"/>
    <w:rsid w:val="00AE7145"/>
    <w:rsid w:val="00B00E49"/>
    <w:rsid w:val="00B03818"/>
    <w:rsid w:val="00B0712F"/>
    <w:rsid w:val="00B07D90"/>
    <w:rsid w:val="00B1086A"/>
    <w:rsid w:val="00B11DC7"/>
    <w:rsid w:val="00B212B9"/>
    <w:rsid w:val="00B24AE3"/>
    <w:rsid w:val="00B31A3B"/>
    <w:rsid w:val="00B34292"/>
    <w:rsid w:val="00B37A0B"/>
    <w:rsid w:val="00B412A7"/>
    <w:rsid w:val="00B57DE0"/>
    <w:rsid w:val="00B619C7"/>
    <w:rsid w:val="00B64FD7"/>
    <w:rsid w:val="00B665C3"/>
    <w:rsid w:val="00B7022C"/>
    <w:rsid w:val="00B778A9"/>
    <w:rsid w:val="00B9721B"/>
    <w:rsid w:val="00BA1CC7"/>
    <w:rsid w:val="00BB352C"/>
    <w:rsid w:val="00BC341D"/>
    <w:rsid w:val="00BC3E07"/>
    <w:rsid w:val="00C07E51"/>
    <w:rsid w:val="00C153E8"/>
    <w:rsid w:val="00C25682"/>
    <w:rsid w:val="00C352CA"/>
    <w:rsid w:val="00C37236"/>
    <w:rsid w:val="00C437D0"/>
    <w:rsid w:val="00C540A6"/>
    <w:rsid w:val="00C614EB"/>
    <w:rsid w:val="00C643CB"/>
    <w:rsid w:val="00C77A99"/>
    <w:rsid w:val="00C8448D"/>
    <w:rsid w:val="00C90681"/>
    <w:rsid w:val="00C907B5"/>
    <w:rsid w:val="00C913B6"/>
    <w:rsid w:val="00CB646B"/>
    <w:rsid w:val="00CC7FD7"/>
    <w:rsid w:val="00CD47E4"/>
    <w:rsid w:val="00CD5C39"/>
    <w:rsid w:val="00CE25E0"/>
    <w:rsid w:val="00CE6A03"/>
    <w:rsid w:val="00CF5109"/>
    <w:rsid w:val="00D030FF"/>
    <w:rsid w:val="00D16988"/>
    <w:rsid w:val="00D16B1E"/>
    <w:rsid w:val="00D3098E"/>
    <w:rsid w:val="00D31F4C"/>
    <w:rsid w:val="00D36243"/>
    <w:rsid w:val="00D37D8F"/>
    <w:rsid w:val="00D43AC0"/>
    <w:rsid w:val="00D52D39"/>
    <w:rsid w:val="00D76713"/>
    <w:rsid w:val="00D833AD"/>
    <w:rsid w:val="00D8364C"/>
    <w:rsid w:val="00D85D08"/>
    <w:rsid w:val="00D93381"/>
    <w:rsid w:val="00DB78BE"/>
    <w:rsid w:val="00DC609E"/>
    <w:rsid w:val="00DC7C6F"/>
    <w:rsid w:val="00DD21DB"/>
    <w:rsid w:val="00DD2205"/>
    <w:rsid w:val="00DD377C"/>
    <w:rsid w:val="00DF2B34"/>
    <w:rsid w:val="00DF4413"/>
    <w:rsid w:val="00DF653E"/>
    <w:rsid w:val="00E036A8"/>
    <w:rsid w:val="00E06742"/>
    <w:rsid w:val="00E1110D"/>
    <w:rsid w:val="00E17567"/>
    <w:rsid w:val="00E32B36"/>
    <w:rsid w:val="00E36DC9"/>
    <w:rsid w:val="00E410C4"/>
    <w:rsid w:val="00E519E0"/>
    <w:rsid w:val="00E543EB"/>
    <w:rsid w:val="00E646A3"/>
    <w:rsid w:val="00E94494"/>
    <w:rsid w:val="00E946E3"/>
    <w:rsid w:val="00EA1EFA"/>
    <w:rsid w:val="00EB5E0B"/>
    <w:rsid w:val="00EC0624"/>
    <w:rsid w:val="00ED12FB"/>
    <w:rsid w:val="00ED1ABB"/>
    <w:rsid w:val="00ED2437"/>
    <w:rsid w:val="00ED3261"/>
    <w:rsid w:val="00EE1308"/>
    <w:rsid w:val="00EF13FE"/>
    <w:rsid w:val="00F03125"/>
    <w:rsid w:val="00F040F6"/>
    <w:rsid w:val="00F17467"/>
    <w:rsid w:val="00F25399"/>
    <w:rsid w:val="00F27874"/>
    <w:rsid w:val="00F358B5"/>
    <w:rsid w:val="00F4081D"/>
    <w:rsid w:val="00F6529E"/>
    <w:rsid w:val="00F83283"/>
    <w:rsid w:val="00F84B28"/>
    <w:rsid w:val="00F977A9"/>
    <w:rsid w:val="00FA1550"/>
    <w:rsid w:val="00FA3A26"/>
    <w:rsid w:val="00FB0C03"/>
    <w:rsid w:val="00FB1318"/>
    <w:rsid w:val="00FC09FD"/>
    <w:rsid w:val="00FC6FF1"/>
    <w:rsid w:val="00FD6941"/>
    <w:rsid w:val="00FE180A"/>
    <w:rsid w:val="00FE241C"/>
    <w:rsid w:val="00FF2651"/>
    <w:rsid w:val="00FF320D"/>
    <w:rsid w:val="00FF547A"/>
    <w:rsid w:val="00FF550F"/>
  </w:rsids>
  <m:mathPr>
    <m:mathFont m:val="Cambria Math"/>
    <m:brkBin m:val="before"/>
    <m:brkBinSub m:val="--"/>
    <m:smallFrac m:val="0"/>
    <m:dispDef/>
    <m:lMargin m:val="0"/>
    <m:rMargin m:val="0"/>
    <m:defJc m:val="centerGroup"/>
    <m:wrapIndent m:val="1440"/>
    <m:intLim m:val="subSup"/>
    <m:naryLim m:val="undOvr"/>
  </m:mathPr>
  <w:themeFontLang w:val="es-H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FF236"/>
  <w15:docId w15:val="{A3C2B910-B5E4-40C8-849D-BBC0F8706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HN" w:eastAsia="es-H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ascii="Arial" w:hAnsi="Arial" w:cs="Arial"/>
      <w:b/>
      <w:szCs w:val="24"/>
      <w:lang w:val="es-GT" w:eastAsia="zh-CN"/>
    </w:rPr>
  </w:style>
  <w:style w:type="paragraph" w:styleId="Ttulo1">
    <w:name w:val="heading 1"/>
    <w:basedOn w:val="Normal"/>
    <w:next w:val="Normal"/>
    <w:qFormat/>
    <w:pPr>
      <w:keepNext/>
      <w:jc w:val="center"/>
      <w:outlineLvl w:val="0"/>
    </w:pPr>
    <w:rPr>
      <w:rFonts w:ascii="Tahoma" w:hAnsi="Tahoma" w:cs="Tahoma"/>
      <w:bCs/>
      <w:sz w:val="24"/>
    </w:rPr>
  </w:style>
  <w:style w:type="paragraph" w:styleId="Ttulo2">
    <w:name w:val="heading 2"/>
    <w:basedOn w:val="Normal"/>
    <w:next w:val="Normal"/>
    <w:qFormat/>
    <w:pPr>
      <w:keepNext/>
      <w:ind w:left="1440" w:firstLine="720"/>
      <w:outlineLvl w:val="1"/>
    </w:pPr>
    <w:rPr>
      <w:rFonts w:ascii="Tahoma" w:hAnsi="Tahoma" w:cs="Tahoma"/>
      <w:b w:val="0"/>
      <w:sz w:val="24"/>
    </w:rPr>
  </w:style>
  <w:style w:type="paragraph" w:styleId="Ttulo3">
    <w:name w:val="heading 3"/>
    <w:basedOn w:val="Normal"/>
    <w:next w:val="Normal"/>
    <w:qFormat/>
    <w:pPr>
      <w:keepNext/>
      <w:jc w:val="center"/>
      <w:outlineLvl w:val="2"/>
    </w:pPr>
    <w:rPr>
      <w:rFonts w:ascii="Tahoma" w:hAnsi="Tahoma" w:cs="Tahoma"/>
      <w:bCs/>
      <w:sz w:val="28"/>
      <w:szCs w:val="28"/>
    </w:rPr>
  </w:style>
  <w:style w:type="paragraph" w:styleId="Ttulo4">
    <w:name w:val="heading 4"/>
    <w:basedOn w:val="Normal"/>
    <w:next w:val="Normal"/>
    <w:qFormat/>
    <w:pPr>
      <w:keepNext/>
      <w:outlineLvl w:val="3"/>
    </w:pPr>
    <w:rPr>
      <w:rFonts w:ascii="Tahoma" w:hAnsi="Tahoma" w:cs="Tahoma"/>
      <w:color w:val="333333"/>
      <w:lang w:val="es-ES"/>
    </w:rPr>
  </w:style>
  <w:style w:type="paragraph" w:styleId="Ttulo5">
    <w:name w:val="heading 5"/>
    <w:basedOn w:val="Normal"/>
    <w:next w:val="Normal"/>
    <w:qFormat/>
    <w:pPr>
      <w:keepNext/>
      <w:jc w:val="center"/>
      <w:outlineLvl w:val="4"/>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rPr>
      <w:rFonts w:ascii="Arial" w:hAnsi="Arial" w:cs="Arial"/>
    </w:rPr>
  </w:style>
  <w:style w:type="character" w:customStyle="1" w:styleId="WW8Num4z0">
    <w:name w:val="WW8Num4z0"/>
    <w:rPr>
      <w:b w:val="0"/>
    </w:rPr>
  </w:style>
  <w:style w:type="character" w:customStyle="1" w:styleId="WW8Num5z0">
    <w:name w:val="WW8Num5z0"/>
    <w:rPr>
      <w:rFonts w:ascii="Arial Black" w:hAnsi="Arial Black" w:cs="Arial Black"/>
      <w:b/>
      <w:bCs/>
    </w:rPr>
  </w:style>
  <w:style w:type="character" w:customStyle="1" w:styleId="WW8Num5z1">
    <w:name w:val="WW8Num5z1"/>
    <w:rPr>
      <w:rFonts w:ascii="Arial" w:hAnsi="Arial" w:cs="Arial"/>
      <w:b/>
      <w:bCs/>
      <w:szCs w:val="20"/>
    </w:rPr>
  </w:style>
  <w:style w:type="character" w:customStyle="1" w:styleId="WW8Num6z0">
    <w:name w:val="WW8Num6z0"/>
    <w:rPr>
      <w:b w:val="0"/>
    </w:rPr>
  </w:style>
  <w:style w:type="character" w:customStyle="1" w:styleId="WW8Num6z1">
    <w:name w:val="WW8Num6z1"/>
    <w:rPr>
      <w:b w:val="0"/>
    </w:rPr>
  </w:style>
  <w:style w:type="character" w:customStyle="1" w:styleId="WW8Num6z3">
    <w:name w:val="WW8Num6z3"/>
  </w:style>
  <w:style w:type="character" w:customStyle="1" w:styleId="WW8Num6z4">
    <w:name w:val="WW8Num6z4"/>
    <w:rPr>
      <w:rFonts w:ascii="Symbol" w:hAnsi="Symbol" w:cs="Arial"/>
    </w:rPr>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1">
    <w:name w:val="WW8Num3z1"/>
    <w:rPr>
      <w:rFonts w:ascii="Courier New" w:hAnsi="Courier New" w:cs="Courier New"/>
    </w:rPr>
  </w:style>
  <w:style w:type="character" w:customStyle="1" w:styleId="WW8Num3z3">
    <w:name w:val="WW8Num3z3"/>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2">
    <w:name w:val="WW8Num6z2"/>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b/>
      <w:color w:val="C0000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Wingdings" w:hAnsi="Wingdings" w:cs="Wingdings"/>
    </w:rPr>
  </w:style>
  <w:style w:type="character" w:customStyle="1" w:styleId="WW8Num13z1">
    <w:name w:val="WW8Num13z1"/>
    <w:rPr>
      <w:rFonts w:ascii="Courier New" w:hAnsi="Courier New" w:cs="Courier New"/>
    </w:rPr>
  </w:style>
  <w:style w:type="character" w:customStyle="1" w:styleId="WW8Num13z3">
    <w:name w:val="WW8Num13z3"/>
    <w:rPr>
      <w:rFonts w:ascii="Symbol" w:hAnsi="Symbol" w:cs="Symbol"/>
    </w:rPr>
  </w:style>
  <w:style w:type="character" w:customStyle="1" w:styleId="WW8Num14z0">
    <w:name w:val="WW8Num14z0"/>
    <w:rPr>
      <w:b/>
      <w:color w:val="C0000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color w:val="C00000"/>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19z3">
    <w:name w:val="WW8Num19z3"/>
    <w:rPr>
      <w:rFonts w:ascii="Symbol" w:hAnsi="Symbol" w:cs="Symbol"/>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Arial" w:eastAsia="Times New Roman" w:hAnsi="Arial" w:cs="Aria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5z3">
    <w:name w:val="WW8Num25z3"/>
    <w:rPr>
      <w:rFonts w:ascii="Symbol" w:hAnsi="Symbol" w:cs="Symbol"/>
    </w:rPr>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Wingdings" w:hAnsi="Wingdings" w:cs="Wingdings"/>
    </w:rPr>
  </w:style>
  <w:style w:type="character" w:customStyle="1" w:styleId="WW8Num27z1">
    <w:name w:val="WW8Num27z1"/>
    <w:rPr>
      <w:rFonts w:ascii="Courier New" w:hAnsi="Courier New" w:cs="Courier New"/>
    </w:rPr>
  </w:style>
  <w:style w:type="character" w:customStyle="1" w:styleId="WW8Num27z3">
    <w:name w:val="WW8Num27z3"/>
    <w:rPr>
      <w:rFonts w:ascii="Symbol" w:hAnsi="Symbol" w:cs="Symbol"/>
    </w:rPr>
  </w:style>
  <w:style w:type="character" w:customStyle="1" w:styleId="WW8Num28z0">
    <w:name w:val="WW8Num28z0"/>
    <w:rPr>
      <w:rFonts w:ascii="Arial" w:eastAsia="Times New Roman" w:hAnsi="Arial" w:cs="Aria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eastAsia="Times New Roman" w:hAnsi="Arial" w:cs="Aria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color w:val="C00000"/>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color w:val="C00000"/>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Symbol" w:eastAsia="Times New Roman" w:hAnsi="Symbol" w:cs="Aria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Arial Black" w:hAnsi="Arial Black" w:cs="Arial Black"/>
    </w:rPr>
  </w:style>
  <w:style w:type="character" w:customStyle="1" w:styleId="WW8Num38z1">
    <w:name w:val="WW8Num38z1"/>
    <w:rPr>
      <w:rFonts w:ascii="Arial" w:hAnsi="Arial" w:cs="Arial"/>
      <w:b/>
      <w:bCs/>
    </w:rPr>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b w:val="0"/>
    </w:rPr>
  </w:style>
  <w:style w:type="character" w:customStyle="1" w:styleId="WW8Num42z1">
    <w:name w:val="WW8Num42z1"/>
    <w:rPr>
      <w:b w:val="0"/>
    </w:rPr>
  </w:style>
  <w:style w:type="character" w:customStyle="1" w:styleId="WW8Num42z2">
    <w:name w:val="WW8Num42z2"/>
    <w:rPr>
      <w:b w:val="0"/>
    </w:rPr>
  </w:style>
  <w:style w:type="character" w:customStyle="1" w:styleId="WW8Num42z3">
    <w:name w:val="WW8Num42z3"/>
  </w:style>
  <w:style w:type="character" w:customStyle="1" w:styleId="WW8Num42z4">
    <w:name w:val="WW8Num42z4"/>
    <w:rPr>
      <w:rFonts w:ascii="Symbol" w:eastAsia="Times New Roman" w:hAnsi="Symbol" w:cs="Arial"/>
    </w:rPr>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FootnoteCharacters">
    <w:name w:val="Footnote Characters"/>
    <w:rPr>
      <w:vertAlign w:val="superscript"/>
    </w:rPr>
  </w:style>
  <w:style w:type="character" w:styleId="Nmerodepgina">
    <w:name w:val="page number"/>
    <w:basedOn w:val="Fuentedeprrafopredeter"/>
  </w:style>
  <w:style w:type="character" w:customStyle="1" w:styleId="InternetLink">
    <w:name w:val="Internet Link"/>
    <w:rPr>
      <w:color w:val="0000FF"/>
      <w:u w:val="single"/>
    </w:rPr>
  </w:style>
  <w:style w:type="character" w:customStyle="1" w:styleId="BalloonTextChar">
    <w:name w:val="Balloon Text Char"/>
    <w:rPr>
      <w:rFonts w:ascii="Tahoma" w:hAnsi="Tahoma" w:cs="Tahoma"/>
      <w:b/>
      <w:sz w:val="16"/>
      <w:szCs w:val="16"/>
    </w:rPr>
  </w:style>
  <w:style w:type="character" w:styleId="nfasis">
    <w:name w:val="Emphasis"/>
    <w:qFormat/>
    <w:rPr>
      <w:i/>
      <w:iCs/>
      <w:caps/>
      <w:spacing w:val="10"/>
      <w:sz w:val="16"/>
    </w:rPr>
  </w:style>
  <w:style w:type="character" w:customStyle="1" w:styleId="MediumShading1-Accent1Char">
    <w:name w:val="Medium Shading 1 - Accent 1 Char"/>
    <w:rPr>
      <w:rFonts w:ascii="Calibri" w:eastAsia="Calibri" w:hAnsi="Calibri" w:cs="Calibri"/>
      <w:sz w:val="22"/>
      <w:szCs w:val="22"/>
    </w:rPr>
  </w:style>
  <w:style w:type="character" w:styleId="Refdecomentario">
    <w:name w:val="annotation reference"/>
    <w:rPr>
      <w:sz w:val="16"/>
      <w:szCs w:val="16"/>
    </w:rPr>
  </w:style>
  <w:style w:type="character" w:customStyle="1" w:styleId="CommentTextChar">
    <w:name w:val="Comment Text Char"/>
    <w:rPr>
      <w:rFonts w:ascii="Arial" w:hAnsi="Arial" w:cs="Arial"/>
      <w:b/>
    </w:rPr>
  </w:style>
  <w:style w:type="character" w:customStyle="1" w:styleId="CommentSubjectChar">
    <w:name w:val="Comment Subject Char"/>
    <w:rPr>
      <w:rFonts w:ascii="Arial" w:hAnsi="Arial" w:cs="Arial"/>
      <w:b/>
      <w:bCs/>
    </w:rPr>
  </w:style>
  <w:style w:type="character" w:customStyle="1" w:styleId="Heading2Char">
    <w:name w:val="Heading 2 Char"/>
    <w:rPr>
      <w:rFonts w:ascii="Tahoma" w:hAnsi="Tahoma" w:cs="Tahoma"/>
      <w:sz w:val="24"/>
      <w:szCs w:val="24"/>
      <w:lang w:val="es-GT"/>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ListLabel1">
    <w:name w:val="ListLabel 1"/>
    <w:rPr>
      <w:b w:val="0"/>
    </w:rPr>
  </w:style>
  <w:style w:type="character" w:customStyle="1" w:styleId="ListLabel2">
    <w:name w:val="ListLabel 2"/>
    <w:rPr>
      <w:rFonts w:cs="Arial Black"/>
      <w:b/>
      <w:bCs/>
    </w:rPr>
  </w:style>
  <w:style w:type="character" w:customStyle="1" w:styleId="ListLabel3">
    <w:name w:val="ListLabel 3"/>
    <w:rPr>
      <w:rFonts w:cs="Arial"/>
      <w:b/>
      <w:bCs/>
      <w:szCs w:val="20"/>
    </w:rPr>
  </w:style>
  <w:style w:type="character" w:customStyle="1" w:styleId="ListLabel4">
    <w:name w:val="ListLabel 4"/>
    <w:rPr>
      <w:rFonts w:cs="OpenSymbol"/>
    </w:rPr>
  </w:style>
  <w:style w:type="character" w:customStyle="1" w:styleId="ListLabel5">
    <w:name w:val="ListLabel 5"/>
    <w:rPr>
      <w:rFonts w:cs="Courier New"/>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line="288" w:lineRule="auto"/>
      <w:jc w:val="both"/>
    </w:pPr>
    <w:rPr>
      <w:rFonts w:ascii="Tahoma" w:hAnsi="Tahoma" w:cs="Tahoma"/>
      <w:b w:val="0"/>
      <w:sz w:val="24"/>
    </w:rPr>
  </w:style>
  <w:style w:type="paragraph" w:styleId="Lista">
    <w:name w:val="List"/>
    <w:basedOn w:val="TextBody"/>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TextBodyIndent">
    <w:name w:val="Text Body Indent"/>
    <w:basedOn w:val="Normal"/>
    <w:pPr>
      <w:ind w:left="720"/>
      <w:jc w:val="both"/>
    </w:pPr>
    <w:rPr>
      <w:rFonts w:ascii="Tahoma" w:hAnsi="Tahoma" w:cs="Tahoma"/>
      <w:b w:val="0"/>
      <w:sz w:val="24"/>
    </w:rPr>
  </w:style>
  <w:style w:type="paragraph" w:styleId="Textoindependiente2">
    <w:name w:val="Body Text 2"/>
    <w:basedOn w:val="Normal"/>
    <w:pPr>
      <w:jc w:val="both"/>
    </w:pPr>
  </w:style>
  <w:style w:type="paragraph" w:styleId="Textonotapie">
    <w:name w:val="footnote text"/>
    <w:basedOn w:val="Normal"/>
    <w:rPr>
      <w:szCs w:val="20"/>
    </w:rPr>
  </w:style>
  <w:style w:type="paragraph" w:styleId="Encabezado">
    <w:name w:val="header"/>
    <w:basedOn w:val="Normal"/>
  </w:style>
  <w:style w:type="paragraph" w:styleId="Piedepgina">
    <w:name w:val="footer"/>
    <w:basedOn w:val="Normal"/>
  </w:style>
  <w:style w:type="paragraph" w:styleId="Listaconvietas2">
    <w:name w:val="List Bullet 2"/>
    <w:basedOn w:val="Normal"/>
    <w:pPr>
      <w:ind w:left="720" w:hanging="360"/>
    </w:pPr>
    <w:rPr>
      <w:rFonts w:ascii="Times New Roman" w:hAnsi="Times New Roman" w:cs="Times New Roman"/>
      <w:b w:val="0"/>
      <w:sz w:val="24"/>
    </w:rPr>
  </w:style>
  <w:style w:type="paragraph" w:customStyle="1" w:styleId="Contents1">
    <w:name w:val="Contents 1"/>
    <w:basedOn w:val="Normal"/>
    <w:next w:val="Normal"/>
    <w:pPr>
      <w:spacing w:before="120"/>
    </w:pPr>
    <w:rPr>
      <w:bCs/>
      <w:i/>
      <w:iCs/>
      <w:szCs w:val="20"/>
    </w:rPr>
  </w:style>
  <w:style w:type="paragraph" w:customStyle="1" w:styleId="Contents2">
    <w:name w:val="Contents 2"/>
    <w:basedOn w:val="Normal"/>
    <w:next w:val="Normal"/>
    <w:pPr>
      <w:spacing w:before="120"/>
      <w:ind w:left="200"/>
    </w:pPr>
    <w:rPr>
      <w:rFonts w:ascii="Times New Roman" w:hAnsi="Times New Roman" w:cs="Times New Roman"/>
      <w:bCs/>
      <w:sz w:val="22"/>
      <w:szCs w:val="22"/>
    </w:rPr>
  </w:style>
  <w:style w:type="paragraph" w:customStyle="1" w:styleId="Contents3">
    <w:name w:val="Contents 3"/>
    <w:basedOn w:val="Normal"/>
    <w:next w:val="Normal"/>
    <w:pPr>
      <w:ind w:left="400"/>
    </w:pPr>
    <w:rPr>
      <w:rFonts w:ascii="Times New Roman" w:hAnsi="Times New Roman" w:cs="Times New Roman"/>
      <w:b w:val="0"/>
      <w:szCs w:val="20"/>
    </w:rPr>
  </w:style>
  <w:style w:type="paragraph" w:customStyle="1" w:styleId="MediumGrid1-Accent21">
    <w:name w:val="Medium Grid 1 - Accent 21"/>
    <w:basedOn w:val="Normal"/>
    <w:pPr>
      <w:ind w:left="708"/>
    </w:pPr>
  </w:style>
  <w:style w:type="paragraph" w:customStyle="1" w:styleId="MediumShading1-Accent11">
    <w:name w:val="Medium Shading 1 - Accent 11"/>
    <w:pPr>
      <w:suppressAutoHyphens/>
    </w:pPr>
    <w:rPr>
      <w:rFonts w:ascii="Calibri" w:eastAsia="Calibri" w:hAnsi="Calibri" w:cs="Calibri"/>
      <w:sz w:val="22"/>
      <w:szCs w:val="22"/>
      <w:lang w:val="es-GT" w:eastAsia="zh-CN"/>
    </w:rPr>
  </w:style>
  <w:style w:type="paragraph" w:customStyle="1" w:styleId="Contents4">
    <w:name w:val="Contents 4"/>
    <w:basedOn w:val="Normal"/>
    <w:next w:val="Normal"/>
    <w:pPr>
      <w:ind w:left="600"/>
    </w:pPr>
    <w:rPr>
      <w:rFonts w:ascii="Times New Roman" w:hAnsi="Times New Roman" w:cs="Times New Roman"/>
      <w:b w:val="0"/>
      <w:szCs w:val="20"/>
    </w:rPr>
  </w:style>
  <w:style w:type="paragraph" w:customStyle="1" w:styleId="Contents5">
    <w:name w:val="Contents 5"/>
    <w:basedOn w:val="Normal"/>
    <w:next w:val="Normal"/>
    <w:pPr>
      <w:ind w:left="800"/>
    </w:pPr>
    <w:rPr>
      <w:rFonts w:ascii="Times New Roman" w:hAnsi="Times New Roman" w:cs="Times New Roman"/>
      <w:b w:val="0"/>
      <w:szCs w:val="20"/>
    </w:rPr>
  </w:style>
  <w:style w:type="paragraph" w:customStyle="1" w:styleId="Contents6">
    <w:name w:val="Contents 6"/>
    <w:basedOn w:val="Normal"/>
    <w:next w:val="Normal"/>
    <w:pPr>
      <w:ind w:left="1000"/>
    </w:pPr>
    <w:rPr>
      <w:rFonts w:ascii="Times New Roman" w:hAnsi="Times New Roman" w:cs="Times New Roman"/>
      <w:b w:val="0"/>
      <w:szCs w:val="20"/>
    </w:rPr>
  </w:style>
  <w:style w:type="paragraph" w:customStyle="1" w:styleId="Contents7">
    <w:name w:val="Contents 7"/>
    <w:basedOn w:val="Normal"/>
    <w:next w:val="Normal"/>
    <w:pPr>
      <w:ind w:left="1200"/>
    </w:pPr>
    <w:rPr>
      <w:rFonts w:ascii="Times New Roman" w:hAnsi="Times New Roman" w:cs="Times New Roman"/>
      <w:b w:val="0"/>
      <w:szCs w:val="20"/>
    </w:rPr>
  </w:style>
  <w:style w:type="paragraph" w:customStyle="1" w:styleId="Contents8">
    <w:name w:val="Contents 8"/>
    <w:basedOn w:val="Normal"/>
    <w:next w:val="Normal"/>
    <w:pPr>
      <w:ind w:left="1400"/>
    </w:pPr>
    <w:rPr>
      <w:rFonts w:ascii="Times New Roman" w:hAnsi="Times New Roman" w:cs="Times New Roman"/>
      <w:b w:val="0"/>
      <w:szCs w:val="20"/>
    </w:rPr>
  </w:style>
  <w:style w:type="paragraph" w:customStyle="1" w:styleId="Contents9">
    <w:name w:val="Contents 9"/>
    <w:basedOn w:val="Normal"/>
    <w:next w:val="Normal"/>
    <w:pPr>
      <w:ind w:left="1600"/>
    </w:pPr>
    <w:rPr>
      <w:rFonts w:ascii="Times New Roman" w:hAnsi="Times New Roman" w:cs="Times New Roman"/>
      <w:b w:val="0"/>
      <w:szCs w:val="20"/>
    </w:rPr>
  </w:style>
  <w:style w:type="paragraph" w:customStyle="1" w:styleId="Prrafodelista1">
    <w:name w:val="Párrafo de lista1"/>
    <w:basedOn w:val="Normal"/>
    <w:pPr>
      <w:ind w:left="708"/>
    </w:pPr>
  </w:style>
  <w:style w:type="paragraph" w:styleId="Textodeglobo">
    <w:name w:val="Balloon Text"/>
    <w:basedOn w:val="Normal"/>
    <w:rPr>
      <w:rFonts w:ascii="Tahoma" w:hAnsi="Tahoma" w:cs="Tahoma"/>
      <w:sz w:val="16"/>
      <w:szCs w:val="16"/>
    </w:rPr>
  </w:style>
  <w:style w:type="paragraph" w:styleId="Textocomentario">
    <w:name w:val="annotation text"/>
    <w:basedOn w:val="Normal"/>
    <w:rPr>
      <w:szCs w:val="20"/>
    </w:rPr>
  </w:style>
  <w:style w:type="paragraph" w:styleId="Asuntodelcomentario">
    <w:name w:val="annotation subject"/>
    <w:basedOn w:val="Textocomentario"/>
    <w:rPr>
      <w:bCs/>
    </w:rPr>
  </w:style>
  <w:style w:type="paragraph" w:customStyle="1" w:styleId="ColorfulShading-Accent11">
    <w:name w:val="Colorful Shading - Accent 11"/>
    <w:pPr>
      <w:suppressAutoHyphens/>
    </w:pPr>
    <w:rPr>
      <w:rFonts w:ascii="Arial" w:hAnsi="Arial" w:cs="Arial"/>
      <w:b/>
      <w:szCs w:val="24"/>
      <w:lang w:val="es-GT" w:eastAsia="zh-CN"/>
    </w:rPr>
  </w:style>
  <w:style w:type="paragraph" w:customStyle="1" w:styleId="ColorfulList-Accent11">
    <w:name w:val="Colorful List - Accent 11"/>
    <w:basedOn w:val="Normal"/>
    <w:pPr>
      <w:ind w:left="708"/>
    </w:pPr>
    <w:rPr>
      <w:rFonts w:ascii="Times New Roman" w:hAnsi="Times New Roman" w:cs="Times New Roman"/>
      <w:b w:val="0"/>
      <w:sz w:val="24"/>
      <w:lang w:val="es-ES"/>
    </w:rPr>
  </w:style>
  <w:style w:type="paragraph" w:styleId="Prrafodelista">
    <w:name w:val="List Paragraph"/>
    <w:basedOn w:val="Normal"/>
    <w:qFormat/>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Cs/>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tulo">
    <w:name w:val="Title"/>
    <w:basedOn w:val="Heading"/>
    <w:qFormat/>
    <w:pPr>
      <w:jc w:val="center"/>
    </w:pPr>
    <w:rPr>
      <w:bCs/>
      <w:sz w:val="56"/>
      <w:szCs w:val="56"/>
    </w:rPr>
  </w:style>
  <w:style w:type="paragraph" w:styleId="Subttulo">
    <w:name w:val="Subtitle"/>
    <w:basedOn w:val="Heading"/>
    <w:qFormat/>
    <w:pPr>
      <w:spacing w:before="60"/>
      <w:jc w:val="center"/>
    </w:pPr>
    <w:rPr>
      <w:sz w:val="36"/>
      <w:szCs w:val="36"/>
    </w:rPr>
  </w:style>
  <w:style w:type="paragraph" w:styleId="Encabezadodelista">
    <w:name w:val="toa heading"/>
    <w:basedOn w:val="Heading"/>
    <w:pPr>
      <w:suppressLineNumbers/>
    </w:pPr>
    <w:rPr>
      <w:bCs/>
      <w:sz w:val="32"/>
      <w:szCs w:val="32"/>
    </w:rPr>
  </w:style>
  <w:style w:type="paragraph" w:styleId="Revisin">
    <w:name w:val="Revision"/>
    <w:uiPriority w:val="99"/>
    <w:semiHidden/>
    <w:rsid w:val="000C0FE5"/>
    <w:pPr>
      <w:suppressAutoHyphens/>
    </w:pPr>
    <w:rPr>
      <w:rFonts w:ascii="Arial" w:hAnsi="Arial" w:cs="Arial"/>
      <w:b/>
      <w:szCs w:val="24"/>
      <w:lang w:val="es-GT" w:eastAsia="zh-CN"/>
    </w:rPr>
  </w:style>
  <w:style w:type="paragraph" w:styleId="TDC1">
    <w:name w:val="toc 1"/>
    <w:basedOn w:val="Normal"/>
    <w:next w:val="Normal"/>
    <w:autoRedefine/>
    <w:uiPriority w:val="39"/>
    <w:unhideWhenUsed/>
    <w:rsid w:val="00910E5A"/>
    <w:pPr>
      <w:spacing w:after="100"/>
    </w:pPr>
  </w:style>
  <w:style w:type="paragraph" w:styleId="TDC2">
    <w:name w:val="toc 2"/>
    <w:basedOn w:val="Normal"/>
    <w:next w:val="Normal"/>
    <w:autoRedefine/>
    <w:uiPriority w:val="39"/>
    <w:unhideWhenUsed/>
    <w:rsid w:val="00910E5A"/>
    <w:pPr>
      <w:spacing w:after="100"/>
      <w:ind w:left="200"/>
    </w:pPr>
  </w:style>
  <w:style w:type="character" w:styleId="Hipervnculo">
    <w:name w:val="Hyperlink"/>
    <w:basedOn w:val="Fuentedeprrafopredeter"/>
    <w:uiPriority w:val="99"/>
    <w:unhideWhenUsed/>
    <w:rsid w:val="00910E5A"/>
    <w:rPr>
      <w:color w:val="0000FF" w:themeColor="hyperlink"/>
      <w:u w:val="single"/>
    </w:rPr>
  </w:style>
  <w:style w:type="paragraph" w:styleId="Textonotaalfinal">
    <w:name w:val="endnote text"/>
    <w:basedOn w:val="Normal"/>
    <w:link w:val="TextonotaalfinalCar"/>
    <w:uiPriority w:val="99"/>
    <w:semiHidden/>
    <w:unhideWhenUsed/>
    <w:rsid w:val="00ED3261"/>
    <w:rPr>
      <w:szCs w:val="20"/>
    </w:rPr>
  </w:style>
  <w:style w:type="character" w:customStyle="1" w:styleId="TextonotaalfinalCar">
    <w:name w:val="Texto nota al final Car"/>
    <w:basedOn w:val="Fuentedeprrafopredeter"/>
    <w:link w:val="Textonotaalfinal"/>
    <w:uiPriority w:val="99"/>
    <w:semiHidden/>
    <w:rsid w:val="00ED3261"/>
    <w:rPr>
      <w:rFonts w:ascii="Arial" w:hAnsi="Arial" w:cs="Arial"/>
      <w:b/>
      <w:lang w:val="es-GT" w:eastAsia="zh-CN"/>
    </w:rPr>
  </w:style>
  <w:style w:type="character" w:styleId="Refdenotaalfinal">
    <w:name w:val="endnote reference"/>
    <w:basedOn w:val="Fuentedeprrafopredeter"/>
    <w:uiPriority w:val="99"/>
    <w:semiHidden/>
    <w:unhideWhenUsed/>
    <w:rsid w:val="00ED3261"/>
    <w:rPr>
      <w:vertAlign w:val="superscript"/>
    </w:rPr>
  </w:style>
  <w:style w:type="character" w:styleId="Refdenotaalpie">
    <w:name w:val="footnote reference"/>
    <w:basedOn w:val="Fuentedeprrafopredeter"/>
    <w:uiPriority w:val="99"/>
    <w:semiHidden/>
    <w:unhideWhenUsed/>
    <w:rsid w:val="00ED32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9A79E-C8D8-48A5-AC5C-7D4DB1DD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Pages>
  <Words>4799</Words>
  <Characters>26397</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Criterios de Aceptación</vt:lpstr>
      <vt:lpstr>Criterios de Aceptación</vt:lpstr>
    </vt:vector>
  </TitlesOfParts>
  <Company/>
  <LinksUpToDate>false</LinksUpToDate>
  <CharactersWithSpaces>31134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Aceptación</dc:title>
  <dc:subject>[Nombre del Módulo]</dc:subject>
  <dc:creator>Gabriel Muralles</dc:creator>
  <cp:lastModifiedBy>Victor Morales</cp:lastModifiedBy>
  <cp:revision>21</cp:revision>
  <cp:lastPrinted>2016-10-28T21:53:00Z</cp:lastPrinted>
  <dcterms:created xsi:type="dcterms:W3CDTF">2017-05-12T20:43:00Z</dcterms:created>
  <dcterms:modified xsi:type="dcterms:W3CDTF">2018-08-14T03:55:00Z</dcterms:modified>
  <dc:language>es-ES</dc:language>
</cp:coreProperties>
</file>